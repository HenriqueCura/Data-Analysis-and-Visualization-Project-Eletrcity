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762E89F4" w14:textId="76A9DE64" w:rsidR="00804E2D" w:rsidRPr="00BA42FB" w:rsidRDefault="00BA694A" w:rsidP="008C5CAA">
      <w:pPr>
        <w:pStyle w:val="AbstractTitle"/>
        <w:rPr>
          <w:lang w:val="pt-PT"/>
        </w:rPr>
      </w:pPr>
      <w:r>
        <w:rPr>
          <w:noProof/>
        </w:rPr>
        <mc:AlternateContent>
          <mc:Choice Requires="wps">
            <w:drawing>
              <wp:anchor distT="0" distB="0" distL="0" distR="0" simplePos="0" relativeHeight="251656704" behindDoc="0" locked="0" layoutInCell="1" allowOverlap="1" wp14:anchorId="06BEE101" wp14:editId="7AB430C1">
                <wp:simplePos x="0" y="0"/>
                <wp:positionH relativeFrom="page">
                  <wp:align>center</wp:align>
                </wp:positionH>
                <wp:positionV relativeFrom="page">
                  <wp:posOffset>685800</wp:posOffset>
                </wp:positionV>
                <wp:extent cx="6398260" cy="2054860"/>
                <wp:effectExtent l="0" t="0" r="2540" b="2540"/>
                <wp:wrapTopAndBottom/>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98260" cy="2054860"/>
                        </a:xfrm>
                        <a:prstGeom prst="rect">
                          <a:avLst/>
                        </a:prstGeom>
                        <a:blipFill dpi="0" rotWithShape="1">
                          <a:blip r:embed="rId8">
                            <a:extLst>
                              <a:ext uri="{28A0092B-C50C-407E-A947-70E740481C1C}">
                                <a14:useLocalDpi xmlns:a14="http://schemas.microsoft.com/office/drawing/2010/main" val="0"/>
                              </a:ext>
                            </a:extLst>
                          </a:blip>
                          <a:srcRect/>
                          <a:stretch>
                            <a:fillRect/>
                          </a:stretch>
                        </a:blipFill>
                        <a:ln>
                          <a:noFill/>
                        </a:ln>
                      </wps:spPr>
                      <wps:txbx>
                        <w:txbxContent>
                          <w:p w14:paraId="19B3ED20" w14:textId="4DC1F526" w:rsidR="005447FE" w:rsidRPr="00BA694A" w:rsidRDefault="00BA694A">
                            <w:pPr>
                              <w:pStyle w:val="TitleofPaper"/>
                              <w:rPr>
                                <w:color w:val="00B0F0"/>
                              </w:rPr>
                            </w:pPr>
                            <w:r>
                              <w:rPr>
                                <w:color w:val="00B0F0"/>
                              </w:rPr>
                              <w:t>Analysis of national electricity data</w:t>
                            </w:r>
                          </w:p>
                          <w:p w14:paraId="269CA79D" w14:textId="77777777" w:rsidR="005447FE" w:rsidRPr="00BA694A" w:rsidRDefault="005447FE">
                            <w:pPr>
                              <w:pStyle w:val="AffiliationandAddress"/>
                              <w:rPr>
                                <w:color w:val="00B0F0"/>
                              </w:rPr>
                            </w:pPr>
                          </w:p>
                          <w:p w14:paraId="62D6F458" w14:textId="77777777" w:rsidR="005447FE" w:rsidRPr="00BA694A" w:rsidRDefault="005447FE">
                            <w:pPr>
                              <w:pStyle w:val="AffiliationandAddress"/>
                              <w:rPr>
                                <w:b/>
                                <w:color w:val="00B0F0"/>
                              </w:rPr>
                            </w:pPr>
                          </w:p>
                          <w:p w14:paraId="058663D7" w14:textId="77777777" w:rsidR="00BA694A" w:rsidRDefault="00BA694A" w:rsidP="007D6225">
                            <w:pPr>
                              <w:autoSpaceDE/>
                              <w:jc w:val="center"/>
                              <w:rPr>
                                <w:b/>
                                <w:color w:val="00B0F0"/>
                              </w:rPr>
                            </w:pPr>
                          </w:p>
                          <w:p w14:paraId="6B68CAA7" w14:textId="3CFDB08E" w:rsidR="005410EA" w:rsidRPr="00C57978" w:rsidRDefault="00BA694A" w:rsidP="007D6225">
                            <w:pPr>
                              <w:autoSpaceDE/>
                              <w:jc w:val="center"/>
                              <w:rPr>
                                <w:b/>
                                <w:color w:val="00B0F0"/>
                                <w:lang w:val="en-GB"/>
                              </w:rPr>
                            </w:pPr>
                            <w:r w:rsidRPr="00C57978">
                              <w:rPr>
                                <w:b/>
                                <w:color w:val="00B0F0"/>
                                <w:lang w:val="en-GB"/>
                              </w:rPr>
                              <w:t>Henrique Cura</w:t>
                            </w:r>
                            <w:r w:rsidR="00906C82">
                              <w:rPr>
                                <w:b/>
                                <w:color w:val="00B0F0"/>
                                <w:lang w:val="en-GB"/>
                              </w:rPr>
                              <w:t>, Ricardo Pina</w:t>
                            </w:r>
                          </w:p>
                          <w:p w14:paraId="3F70522B" w14:textId="77777777" w:rsidR="00BA694A" w:rsidRPr="00C57978" w:rsidRDefault="00BA694A" w:rsidP="007D6225">
                            <w:pPr>
                              <w:autoSpaceDE/>
                              <w:jc w:val="center"/>
                              <w:rPr>
                                <w:color w:val="00B0F0"/>
                                <w:lang w:val="en-GB"/>
                              </w:rPr>
                            </w:pPr>
                            <w:r w:rsidRPr="00C57978">
                              <w:rPr>
                                <w:color w:val="00B0F0"/>
                                <w:lang w:val="en-GB"/>
                              </w:rPr>
                              <w:t>Data Analysis and Visualization</w:t>
                            </w:r>
                          </w:p>
                          <w:p w14:paraId="03AD1763" w14:textId="61D06707" w:rsidR="005447FE" w:rsidRDefault="00D6613A" w:rsidP="007D6225">
                            <w:pPr>
                              <w:autoSpaceDE/>
                              <w:jc w:val="center"/>
                              <w:rPr>
                                <w:color w:val="00B0F0"/>
                                <w:lang w:val="pt-PT"/>
                              </w:rPr>
                            </w:pPr>
                            <w:hyperlink r:id="rId9" w:history="1">
                              <w:r w:rsidRPr="00483D8C">
                                <w:rPr>
                                  <w:rStyle w:val="Hiperligao"/>
                                  <w:lang w:val="pt-PT"/>
                                </w:rPr>
                                <w:t>henriquecura@student.dei.uc.pt</w:t>
                              </w:r>
                            </w:hyperlink>
                          </w:p>
                          <w:p w14:paraId="3A3AF7A5" w14:textId="44A2AB12" w:rsidR="00D6613A" w:rsidRDefault="00D6613A" w:rsidP="007D6225">
                            <w:pPr>
                              <w:autoSpaceDE/>
                              <w:jc w:val="center"/>
                              <w:rPr>
                                <w:color w:val="00B0F0"/>
                                <w:lang w:val="pt-PT"/>
                              </w:rPr>
                            </w:pPr>
                            <w:hyperlink r:id="rId10" w:history="1">
                              <w:r w:rsidRPr="00D6613A">
                                <w:rPr>
                                  <w:rStyle w:val="Hiperligao"/>
                                  <w:lang w:val="pt-PT"/>
                                </w:rPr>
                                <w:t>uc2022229354@student.uc.pt</w:t>
                              </w:r>
                            </w:hyperlink>
                          </w:p>
                          <w:p w14:paraId="720FF0D0" w14:textId="77777777" w:rsidR="00D6613A" w:rsidRPr="00BA694A" w:rsidRDefault="00D6613A" w:rsidP="007D6225">
                            <w:pPr>
                              <w:autoSpaceDE/>
                              <w:jc w:val="center"/>
                              <w:rPr>
                                <w:color w:val="00B0F0"/>
                                <w:lang w:val="pt-PT" w:eastAsia="zh-CN"/>
                              </w:rPr>
                            </w:pPr>
                          </w:p>
                          <w:p w14:paraId="2266D695" w14:textId="018D9EFF" w:rsidR="005447FE" w:rsidRPr="00BA694A" w:rsidDel="00BA694A" w:rsidRDefault="005447FE" w:rsidP="00BA694A">
                            <w:pPr>
                              <w:pStyle w:val="AffiliationandAddress"/>
                              <w:rPr>
                                <w:del w:id="0" w:author="Henrique Cura" w:date="2026-02-17T12:38:00Z" w16du:dateUtc="2026-02-17T12:38:00Z"/>
                                <w:lang w:val="pt-PT"/>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6BEE101" id="_x0000_t202" coordsize="21600,21600" o:spt="202" path="m,l,21600r21600,l21600,xe">
                <v:stroke joinstyle="miter"/>
                <v:path gradientshapeok="t" o:connecttype="rect"/>
              </v:shapetype>
              <v:shape id="Text Box 2" o:spid="_x0000_s1026" type="#_x0000_t202" style="position:absolute;left:0;text-align:left;margin-left:0;margin-top:54pt;width:503.8pt;height:161.8pt;z-index:251656704;visibility:visible;mso-wrap-style:square;mso-width-percent:0;mso-height-percent:0;mso-wrap-distance-left:0;mso-wrap-distance-top:0;mso-wrap-distance-right:0;mso-wrap-distance-bottom:0;mso-position-horizontal:center;mso-position-horizontal-relative:page;mso-position-vertical:absolute;mso-position-vertical-relative:page;mso-width-percent:0;mso-height-percent:0;mso-width-relative:page;mso-height-relative:page;v-text-anchor:top"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" stroked="f">
                <v:fill r:id="rId11" o:title="" recolor="t" rotate="t" type="frame"/>
                <v:textbox inset="0,0,0,0">
                  <w:txbxContent>
                    <w:p w14:paraId="19B3ED20" w14:textId="4DC1F526" w:rsidR="005447FE" w:rsidRPr="00BA694A" w:rsidRDefault="00BA694A">
                      <w:pPr>
                        <w:pStyle w:val="TitleofPaper"/>
                        <w:rPr>
                          <w:color w:val="00B0F0"/>
                        </w:rPr>
                      </w:pPr>
                      <w:r>
                        <w:rPr>
                          <w:color w:val="00B0F0"/>
                        </w:rPr>
                        <w:t>Analysis of national electricity data</w:t>
                      </w:r>
                    </w:p>
                    <w:p w14:paraId="269CA79D" w14:textId="77777777" w:rsidR="005447FE" w:rsidRPr="00BA694A" w:rsidRDefault="005447FE">
                      <w:pPr>
                        <w:pStyle w:val="AffiliationandAddress"/>
                        <w:rPr>
                          <w:color w:val="00B0F0"/>
                        </w:rPr>
                      </w:pPr>
                    </w:p>
                    <w:p w14:paraId="62D6F458" w14:textId="77777777" w:rsidR="005447FE" w:rsidRPr="00BA694A" w:rsidRDefault="005447FE">
                      <w:pPr>
                        <w:pStyle w:val="AffiliationandAddress"/>
                        <w:rPr>
                          <w:b/>
                          <w:color w:val="00B0F0"/>
                        </w:rPr>
                      </w:pPr>
                    </w:p>
                    <w:p w14:paraId="058663D7" w14:textId="77777777" w:rsidR="00BA694A" w:rsidRDefault="00BA694A" w:rsidP="007D6225">
                      <w:pPr>
                        <w:autoSpaceDE/>
                        <w:jc w:val="center"/>
                        <w:rPr>
                          <w:b/>
                          <w:color w:val="00B0F0"/>
                        </w:rPr>
                      </w:pPr>
                    </w:p>
                    <w:p w14:paraId="6B68CAA7" w14:textId="3CFDB08E" w:rsidR="005410EA" w:rsidRPr="00C57978" w:rsidRDefault="00BA694A" w:rsidP="007D6225">
                      <w:pPr>
                        <w:autoSpaceDE/>
                        <w:jc w:val="center"/>
                        <w:rPr>
                          <w:b/>
                          <w:color w:val="00B0F0"/>
                          <w:lang w:val="en-GB"/>
                        </w:rPr>
                      </w:pPr>
                      <w:r w:rsidRPr="00C57978">
                        <w:rPr>
                          <w:b/>
                          <w:color w:val="00B0F0"/>
                          <w:lang w:val="en-GB"/>
                        </w:rPr>
                        <w:t>Henrique Cura</w:t>
                      </w:r>
                      <w:r w:rsidR="00906C82">
                        <w:rPr>
                          <w:b/>
                          <w:color w:val="00B0F0"/>
                          <w:lang w:val="en-GB"/>
                        </w:rPr>
                        <w:t>, Ricardo Pina</w:t>
                      </w:r>
                    </w:p>
                    <w:p w14:paraId="3F70522B" w14:textId="77777777" w:rsidR="00BA694A" w:rsidRPr="00C57978" w:rsidRDefault="00BA694A" w:rsidP="007D6225">
                      <w:pPr>
                        <w:autoSpaceDE/>
                        <w:jc w:val="center"/>
                        <w:rPr>
                          <w:color w:val="00B0F0"/>
                          <w:lang w:val="en-GB"/>
                        </w:rPr>
                      </w:pPr>
                      <w:r w:rsidRPr="00C57978">
                        <w:rPr>
                          <w:color w:val="00B0F0"/>
                          <w:lang w:val="en-GB"/>
                        </w:rPr>
                        <w:t>Data Analysis and Visualization</w:t>
                      </w:r>
                    </w:p>
                    <w:p w14:paraId="03AD1763" w14:textId="61D06707" w:rsidR="005447FE" w:rsidRDefault="00D6613A" w:rsidP="007D6225">
                      <w:pPr>
                        <w:autoSpaceDE/>
                        <w:jc w:val="center"/>
                        <w:rPr>
                          <w:color w:val="00B0F0"/>
                          <w:lang w:val="pt-PT"/>
                        </w:rPr>
                      </w:pPr>
                      <w:hyperlink r:id="rId12" w:history="1">
                        <w:r w:rsidRPr="00483D8C">
                          <w:rPr>
                            <w:rStyle w:val="Hiperligao"/>
                            <w:lang w:val="pt-PT"/>
                          </w:rPr>
                          <w:t>henriquecura@student.dei.uc.pt</w:t>
                        </w:r>
                      </w:hyperlink>
                    </w:p>
                    <w:p w14:paraId="3A3AF7A5" w14:textId="44A2AB12" w:rsidR="00D6613A" w:rsidRDefault="00D6613A" w:rsidP="007D6225">
                      <w:pPr>
                        <w:autoSpaceDE/>
                        <w:jc w:val="center"/>
                        <w:rPr>
                          <w:color w:val="00B0F0"/>
                          <w:lang w:val="pt-PT"/>
                        </w:rPr>
                      </w:pPr>
                      <w:hyperlink r:id="rId13" w:history="1">
                        <w:r w:rsidRPr="00D6613A">
                          <w:rPr>
                            <w:rStyle w:val="Hiperligao"/>
                            <w:lang w:val="pt-PT"/>
                          </w:rPr>
                          <w:t>uc2022229354@student.uc.pt</w:t>
                        </w:r>
                      </w:hyperlink>
                    </w:p>
                    <w:p w14:paraId="720FF0D0" w14:textId="77777777" w:rsidR="00D6613A" w:rsidRPr="00BA694A" w:rsidRDefault="00D6613A" w:rsidP="007D6225">
                      <w:pPr>
                        <w:autoSpaceDE/>
                        <w:jc w:val="center"/>
                        <w:rPr>
                          <w:color w:val="00B0F0"/>
                          <w:lang w:val="pt-PT" w:eastAsia="zh-CN"/>
                        </w:rPr>
                      </w:pPr>
                    </w:p>
                    <w:p w14:paraId="2266D695" w14:textId="018D9EFF" w:rsidR="005447FE" w:rsidRPr="00BA694A" w:rsidDel="00BA694A" w:rsidRDefault="005447FE" w:rsidP="00BA694A">
                      <w:pPr>
                        <w:pStyle w:val="AffiliationandAddress"/>
                        <w:rPr>
                          <w:del w:id="1" w:author="Henrique Cura" w:date="2026-02-17T12:38:00Z" w16du:dateUtc="2026-02-17T12:38:00Z"/>
                          <w:lang w:val="pt-PT"/>
                        </w:rPr>
                      </w:pPr>
                    </w:p>
                  </w:txbxContent>
                </v:textbox>
                <w10:wrap type="topAndBottom" anchorx="page" anchory="page"/>
              </v:shape>
            </w:pict>
          </mc:Fallback>
        </mc:AlternateContent>
      </w:r>
      <w:r w:rsidR="00804E2D" w:rsidRPr="00BA42FB">
        <w:rPr>
          <w:lang w:val="pt-PT"/>
        </w:rPr>
        <w:t>1</w:t>
      </w:r>
      <w:r w:rsidR="00804E2D" w:rsidRPr="00BA42FB">
        <w:rPr>
          <w:lang w:val="pt-PT"/>
        </w:rPr>
        <w:tab/>
      </w:r>
      <w:proofErr w:type="spellStart"/>
      <w:r w:rsidR="00804E2D" w:rsidRPr="00BA42FB">
        <w:rPr>
          <w:lang w:val="pt-PT"/>
        </w:rPr>
        <w:t>Introduction</w:t>
      </w:r>
      <w:proofErr w:type="spellEnd"/>
    </w:p>
    <w:p w14:paraId="6AE81E98" w14:textId="186EBD5F" w:rsidR="0043057D" w:rsidRPr="00BF3803" w:rsidRDefault="00BF3803">
      <w:pPr>
        <w:pStyle w:val="Text"/>
        <w:rPr>
          <w:lang w:val="pt-PT"/>
        </w:rPr>
      </w:pPr>
      <w:r w:rsidRPr="00BF3803">
        <w:rPr>
          <w:lang w:val="pt-PT"/>
        </w:rPr>
        <w:t xml:space="preserve">A produção, distribuição e </w:t>
      </w:r>
      <w:r w:rsidR="00CB6393">
        <w:rPr>
          <w:lang w:val="pt-PT"/>
        </w:rPr>
        <w:t>os de</w:t>
      </w:r>
      <w:r>
        <w:rPr>
          <w:lang w:val="pt-PT"/>
        </w:rPr>
        <w:t xml:space="preserve"> preços de energia são temas </w:t>
      </w:r>
      <w:r w:rsidR="00CB6393">
        <w:rPr>
          <w:lang w:val="pt-PT"/>
        </w:rPr>
        <w:t>complexos,</w:t>
      </w:r>
      <w:r>
        <w:rPr>
          <w:lang w:val="pt-PT"/>
        </w:rPr>
        <w:t xml:space="preserve"> mas que merecem ser estudados de forma a obter conhecimento e a perceber como os diferentes fatores influenciam ou se correlacionam com estas variações. A relevância do estudo da energia tomou ainda maior ênfase depois das disrupções que ocorreram ao longo deste </w:t>
      </w:r>
      <w:r w:rsidR="00CB6393">
        <w:rPr>
          <w:lang w:val="pt-PT"/>
        </w:rPr>
        <w:t>último</w:t>
      </w:r>
      <w:r>
        <w:rPr>
          <w:lang w:val="pt-PT"/>
        </w:rPr>
        <w:t xml:space="preserve"> mês de fevereiro (de 2026) e do apagão generalizado que ocorreu em território nacional e ibérico no passado mês de abril (de 2025). Estes eventos relembraram a todos os portugueses o impacto que estas falhas na distribuição de energia têm no quotidiano das pessoas e daí a importância desta área de estudo para além de estudar o que leva </w:t>
      </w:r>
      <w:r w:rsidR="00165454">
        <w:rPr>
          <w:lang w:val="pt-PT"/>
        </w:rPr>
        <w:t xml:space="preserve">aos preços mais baixos, num país como o nosso que tem dos preços energéticos mais competitivos da União Europeia. </w:t>
      </w:r>
      <w:r>
        <w:rPr>
          <w:lang w:val="pt-PT"/>
        </w:rPr>
        <w:t xml:space="preserve"> </w:t>
      </w:r>
    </w:p>
    <w:p w14:paraId="65D0B96C" w14:textId="7A55CBD4" w:rsidR="00AA30B7" w:rsidRPr="00C004CC" w:rsidRDefault="0043057D" w:rsidP="00C86EAD">
      <w:pPr>
        <w:pStyle w:val="HeadingSection"/>
        <w:rPr>
          <w:lang w:val="en-GB"/>
        </w:rPr>
      </w:pPr>
      <w:r w:rsidRPr="00C004CC">
        <w:rPr>
          <w:lang w:val="en-GB"/>
        </w:rPr>
        <w:t>2</w:t>
      </w:r>
      <w:r w:rsidRPr="00C004CC">
        <w:rPr>
          <w:lang w:val="en-GB"/>
        </w:rPr>
        <w:tab/>
        <w:t>Related Work</w:t>
      </w:r>
    </w:p>
    <w:p w14:paraId="74DE5398" w14:textId="422AF5B3" w:rsidR="008C5CAA" w:rsidRPr="008C5CAA" w:rsidRDefault="008C5CAA" w:rsidP="008C5CAA">
      <w:pPr>
        <w:pStyle w:val="Text"/>
        <w:rPr>
          <w:lang w:val="en-GB"/>
        </w:rPr>
      </w:pPr>
      <w:r w:rsidRPr="008C5CAA">
        <w:rPr>
          <w:lang w:val="en-GB"/>
        </w:rPr>
        <w:t>•</w:t>
      </w:r>
      <w:r w:rsidRPr="008C5CAA">
        <w:rPr>
          <w:lang w:val="en-GB"/>
        </w:rPr>
        <w:tab/>
      </w:r>
      <w:r w:rsidRPr="008C5CAA">
        <w:t xml:space="preserve">J. J. Van Wijk and E. R. Van Selow, "Cluster and </w:t>
      </w:r>
      <w:proofErr w:type="gramStart"/>
      <w:r w:rsidRPr="008C5CAA">
        <w:t>calendar based</w:t>
      </w:r>
      <w:proofErr w:type="gramEnd"/>
      <w:r w:rsidRPr="008C5CAA">
        <w:t xml:space="preserve"> visualization of time series data," </w:t>
      </w:r>
      <w:r w:rsidRPr="008C5CAA">
        <w:rPr>
          <w:i/>
          <w:iCs/>
        </w:rPr>
        <w:t>Proceedings 1999 IEEE Symposium on Information Visualization (InfoVis'99)</w:t>
      </w:r>
      <w:r w:rsidRPr="008C5CAA">
        <w:t xml:space="preserve">, San Francisco, CA, USA, 1999, pp. 4-9, </w:t>
      </w:r>
      <w:proofErr w:type="spellStart"/>
      <w:r w:rsidRPr="008C5CAA">
        <w:t>doi</w:t>
      </w:r>
      <w:proofErr w:type="spellEnd"/>
      <w:r w:rsidRPr="008C5CAA">
        <w:t>: 10.1109/INFVIS.1999.801851.</w:t>
      </w:r>
    </w:p>
    <w:p w14:paraId="0F355653" w14:textId="54E80C00" w:rsidR="00BD7A9F" w:rsidRDefault="00BD7A9F" w:rsidP="00BD7A9F">
      <w:pPr>
        <w:pStyle w:val="HeadingSection"/>
        <w:rPr>
          <w:lang w:val="pt-PT"/>
        </w:rPr>
      </w:pPr>
      <w:r>
        <w:rPr>
          <w:lang w:val="pt-PT"/>
        </w:rPr>
        <w:t>3</w:t>
      </w:r>
      <w:r w:rsidRPr="00C57978">
        <w:rPr>
          <w:lang w:val="pt-PT"/>
        </w:rPr>
        <w:tab/>
      </w:r>
      <w:r>
        <w:rPr>
          <w:lang w:val="pt-PT"/>
        </w:rPr>
        <w:t xml:space="preserve">Design </w:t>
      </w:r>
      <w:proofErr w:type="spellStart"/>
      <w:r>
        <w:rPr>
          <w:lang w:val="pt-PT"/>
        </w:rPr>
        <w:t>requirements</w:t>
      </w:r>
      <w:proofErr w:type="spellEnd"/>
    </w:p>
    <w:p w14:paraId="0661D987" w14:textId="77F242AA" w:rsidR="00C86EAD" w:rsidRDefault="00C86EAD" w:rsidP="00C86EAD">
      <w:pPr>
        <w:pStyle w:val="Text"/>
        <w:rPr>
          <w:lang w:val="pt-PT"/>
        </w:rPr>
      </w:pPr>
      <w:r w:rsidRPr="00700C5A">
        <w:rPr>
          <w:lang w:val="pt-PT"/>
        </w:rPr>
        <w:t>•</w:t>
      </w:r>
      <w:r w:rsidRPr="00700C5A">
        <w:rPr>
          <w:lang w:val="pt-PT"/>
        </w:rPr>
        <w:tab/>
      </w:r>
      <w:r w:rsidRPr="00C86EAD">
        <w:rPr>
          <w:lang w:val="pt-PT"/>
        </w:rPr>
        <w:t xml:space="preserve">Permitir a análise de padrões temporais de curto, médio e longo prazo através de </w:t>
      </w:r>
      <w:proofErr w:type="spellStart"/>
      <w:r w:rsidRPr="00C86EAD">
        <w:rPr>
          <w:i/>
          <w:iCs/>
          <w:lang w:val="pt-PT"/>
        </w:rPr>
        <w:t>timeseries</w:t>
      </w:r>
      <w:proofErr w:type="spellEnd"/>
      <w:r w:rsidRPr="00C86EAD">
        <w:rPr>
          <w:i/>
          <w:iCs/>
          <w:lang w:val="pt-PT"/>
        </w:rPr>
        <w:t xml:space="preserve"> interativas</w:t>
      </w:r>
      <w:r w:rsidRPr="00C86EAD">
        <w:rPr>
          <w:lang w:val="pt-PT"/>
        </w:rPr>
        <w:t xml:space="preserve"> com média móvel e controlo de granularidade temporal</w:t>
      </w:r>
    </w:p>
    <w:p w14:paraId="7C266F5D" w14:textId="58C41068" w:rsidR="00C86EAD" w:rsidRPr="00700C5A" w:rsidRDefault="00C86EAD" w:rsidP="00C86EAD">
      <w:pPr>
        <w:pStyle w:val="Text"/>
        <w:rPr>
          <w:lang w:val="pt-PT"/>
        </w:rPr>
      </w:pPr>
      <w:r w:rsidRPr="00700C5A">
        <w:rPr>
          <w:lang w:val="pt-PT"/>
        </w:rPr>
        <w:t>•</w:t>
      </w:r>
      <w:r w:rsidRPr="00700C5A">
        <w:rPr>
          <w:lang w:val="pt-PT"/>
        </w:rPr>
        <w:tab/>
      </w:r>
      <w:r w:rsidRPr="00C86EAD">
        <w:rPr>
          <w:lang w:val="pt-PT"/>
        </w:rPr>
        <w:t xml:space="preserve"> Permitir a comparação entre múltiplas fontes de energia, evidenciando diferenças sazonais e contribuições relativas ao longo do tempo </w:t>
      </w:r>
    </w:p>
    <w:p w14:paraId="73A69AD8" w14:textId="10D6F8BE" w:rsidR="00C86EAD" w:rsidRPr="00C86EAD" w:rsidRDefault="00C86EAD" w:rsidP="00C86EAD">
      <w:pPr>
        <w:pStyle w:val="Text"/>
        <w:rPr>
          <w:lang w:val="pt-PT"/>
        </w:rPr>
      </w:pPr>
      <w:r w:rsidRPr="00700C5A">
        <w:rPr>
          <w:lang w:val="pt-PT"/>
        </w:rPr>
        <w:t>•</w:t>
      </w:r>
      <w:r w:rsidRPr="00700C5A">
        <w:rPr>
          <w:lang w:val="pt-PT"/>
        </w:rPr>
        <w:tab/>
      </w:r>
      <w:r w:rsidRPr="00C86EAD">
        <w:rPr>
          <w:lang w:val="pt-PT"/>
        </w:rPr>
        <w:t xml:space="preserve">Evidenciar padrões sazonais e variações </w:t>
      </w:r>
      <w:proofErr w:type="spellStart"/>
      <w:r w:rsidRPr="00C86EAD">
        <w:rPr>
          <w:lang w:val="pt-PT"/>
        </w:rPr>
        <w:t>interanuais</w:t>
      </w:r>
      <w:proofErr w:type="spellEnd"/>
      <w:r w:rsidRPr="00C86EAD">
        <w:rPr>
          <w:lang w:val="pt-PT"/>
        </w:rPr>
        <w:t xml:space="preserve"> na produção energética, através de agregações mensais e visualizações cíclicas</w:t>
      </w:r>
    </w:p>
    <w:p w14:paraId="54505CCD" w14:textId="649E9E90" w:rsidR="00C86EAD" w:rsidRPr="00C86EAD" w:rsidRDefault="00C86EAD" w:rsidP="00C86EAD">
      <w:pPr>
        <w:pStyle w:val="Text"/>
        <w:rPr>
          <w:lang w:val="pt-PT"/>
        </w:rPr>
      </w:pPr>
      <w:r w:rsidRPr="00700C5A">
        <w:rPr>
          <w:lang w:val="pt-PT"/>
        </w:rPr>
        <w:t>•</w:t>
      </w:r>
      <w:r w:rsidRPr="00700C5A">
        <w:rPr>
          <w:lang w:val="pt-PT"/>
        </w:rPr>
        <w:tab/>
      </w:r>
      <w:r w:rsidRPr="00C86EAD">
        <w:rPr>
          <w:lang w:val="pt-PT"/>
        </w:rPr>
        <w:t>Permitir a exploração das relações entre produção energética e condições meteorológicas, suportando análise por variável e por tipo de energia</w:t>
      </w:r>
    </w:p>
    <w:p w14:paraId="2AC2945B" w14:textId="130A1DDE" w:rsidR="00C86EAD" w:rsidRPr="00C86EAD" w:rsidRDefault="00C86EAD" w:rsidP="00C86EAD">
      <w:pPr>
        <w:pStyle w:val="Text"/>
        <w:rPr>
          <w:lang w:val="pt-PT"/>
        </w:rPr>
      </w:pPr>
      <w:r w:rsidRPr="00700C5A">
        <w:rPr>
          <w:lang w:val="pt-PT"/>
        </w:rPr>
        <w:t>•</w:t>
      </w:r>
      <w:r w:rsidRPr="00700C5A">
        <w:rPr>
          <w:lang w:val="pt-PT"/>
        </w:rPr>
        <w:tab/>
      </w:r>
      <w:r w:rsidRPr="00C86EAD">
        <w:rPr>
          <w:lang w:val="pt-PT"/>
        </w:rPr>
        <w:t>Integrar o preço da eletricidade como variável central de análise, relacionando-o com produção energética e fatores meteorológicos</w:t>
      </w:r>
    </w:p>
    <w:p w14:paraId="2FBF45E3" w14:textId="15310499" w:rsidR="00C86EAD" w:rsidRPr="00C86EAD" w:rsidRDefault="00C86EAD" w:rsidP="00C86EAD">
      <w:pPr>
        <w:pStyle w:val="Text"/>
        <w:rPr>
          <w:lang w:val="pt-PT"/>
        </w:rPr>
      </w:pPr>
      <w:r w:rsidRPr="00700C5A">
        <w:rPr>
          <w:lang w:val="pt-PT"/>
        </w:rPr>
        <w:t>•</w:t>
      </w:r>
      <w:r w:rsidRPr="00700C5A">
        <w:rPr>
          <w:lang w:val="pt-PT"/>
        </w:rPr>
        <w:tab/>
      </w:r>
      <w:r w:rsidRPr="00C86EAD">
        <w:rPr>
          <w:lang w:val="pt-PT"/>
        </w:rPr>
        <w:t>Disponibilizar múltiplas visualizações coordenadas distribuídas por páginas temáticas (produção, meteorologia e preço), garantindo coerência analítica</w:t>
      </w:r>
    </w:p>
    <w:p w14:paraId="358508AB" w14:textId="49024659" w:rsidR="00C86EAD" w:rsidRPr="00C86EAD" w:rsidRDefault="00C86EAD" w:rsidP="00C86EAD">
      <w:pPr>
        <w:pStyle w:val="Text"/>
        <w:rPr>
          <w:lang w:val="pt-PT"/>
        </w:rPr>
      </w:pPr>
      <w:r w:rsidRPr="00700C5A">
        <w:rPr>
          <w:lang w:val="pt-PT"/>
        </w:rPr>
        <w:t>•</w:t>
      </w:r>
      <w:r w:rsidRPr="00700C5A">
        <w:rPr>
          <w:lang w:val="pt-PT"/>
        </w:rPr>
        <w:tab/>
      </w:r>
      <w:r w:rsidRPr="00C86EAD">
        <w:rPr>
          <w:lang w:val="pt-PT"/>
        </w:rPr>
        <w:t xml:space="preserve">Incluir técnicas de visualização avançada, como </w:t>
      </w:r>
      <w:r w:rsidRPr="00C86EAD">
        <w:rPr>
          <w:i/>
          <w:iCs/>
          <w:lang w:val="pt-PT"/>
        </w:rPr>
        <w:t>diagramas em espiral</w:t>
      </w:r>
      <w:r w:rsidRPr="00C86EAD">
        <w:rPr>
          <w:lang w:val="pt-PT"/>
        </w:rPr>
        <w:t xml:space="preserve"> e </w:t>
      </w:r>
      <w:r w:rsidRPr="00C86EAD">
        <w:rPr>
          <w:i/>
          <w:iCs/>
          <w:lang w:val="pt-PT"/>
        </w:rPr>
        <w:t>calendar-</w:t>
      </w:r>
      <w:proofErr w:type="spellStart"/>
      <w:r w:rsidRPr="00C86EAD">
        <w:rPr>
          <w:i/>
          <w:iCs/>
          <w:lang w:val="pt-PT"/>
        </w:rPr>
        <w:t>based</w:t>
      </w:r>
      <w:proofErr w:type="spellEnd"/>
      <w:r w:rsidRPr="00C86EAD">
        <w:rPr>
          <w:i/>
          <w:iCs/>
          <w:lang w:val="pt-PT"/>
        </w:rPr>
        <w:t xml:space="preserve"> </w:t>
      </w:r>
      <w:proofErr w:type="spellStart"/>
      <w:r w:rsidRPr="00C86EAD">
        <w:rPr>
          <w:i/>
          <w:iCs/>
          <w:lang w:val="pt-PT"/>
        </w:rPr>
        <w:t>visualization</w:t>
      </w:r>
      <w:proofErr w:type="spellEnd"/>
      <w:r w:rsidRPr="00C86EAD">
        <w:rPr>
          <w:lang w:val="pt-PT"/>
        </w:rPr>
        <w:t>, para representação de padrões complexos</w:t>
      </w:r>
    </w:p>
    <w:p w14:paraId="60562BCC" w14:textId="55E97AAD" w:rsidR="00D6613A" w:rsidRPr="00D6613A" w:rsidRDefault="00C86EAD" w:rsidP="00C86EAD">
      <w:pPr>
        <w:pStyle w:val="Text"/>
        <w:rPr>
          <w:lang w:val="pt-PT"/>
        </w:rPr>
      </w:pPr>
      <w:r w:rsidRPr="00700C5A">
        <w:rPr>
          <w:lang w:val="pt-PT"/>
        </w:rPr>
        <w:t>•</w:t>
      </w:r>
      <w:r w:rsidRPr="00700C5A">
        <w:rPr>
          <w:lang w:val="pt-PT"/>
        </w:rPr>
        <w:tab/>
      </w:r>
      <w:r w:rsidRPr="00C86EAD">
        <w:rPr>
          <w:lang w:val="pt-PT"/>
        </w:rPr>
        <w:t xml:space="preserve">Incluir técnicas de interação avançada, como </w:t>
      </w:r>
      <w:proofErr w:type="spellStart"/>
      <w:r w:rsidRPr="00C86EAD">
        <w:rPr>
          <w:i/>
          <w:iCs/>
          <w:lang w:val="pt-PT"/>
        </w:rPr>
        <w:t>dropdowns</w:t>
      </w:r>
      <w:proofErr w:type="spellEnd"/>
      <w:r w:rsidRPr="00C86EAD">
        <w:rPr>
          <w:lang w:val="pt-PT"/>
        </w:rPr>
        <w:t>, ajuste de janelas temporais, seleção de variáveis e exploração dinâmica de clusters</w:t>
      </w:r>
    </w:p>
    <w:p w14:paraId="31E9EA1E" w14:textId="02CF6A93" w:rsidR="00AA30B7" w:rsidRDefault="00AA30B7" w:rsidP="00AA30B7">
      <w:pPr>
        <w:pStyle w:val="HeadingSection"/>
        <w:rPr>
          <w:lang w:val="pt-PT"/>
        </w:rPr>
      </w:pPr>
      <w:r>
        <w:rPr>
          <w:lang w:val="pt-PT"/>
        </w:rPr>
        <w:t>4</w:t>
      </w:r>
      <w:r w:rsidRPr="00C57978">
        <w:rPr>
          <w:lang w:val="pt-PT"/>
        </w:rPr>
        <w:tab/>
      </w:r>
      <w:r>
        <w:rPr>
          <w:lang w:val="pt-PT"/>
        </w:rPr>
        <w:t>Dados</w:t>
      </w:r>
    </w:p>
    <w:p w14:paraId="6BC76E8E" w14:textId="37958E29" w:rsidR="004375F6" w:rsidRDefault="00BA42FB" w:rsidP="004375F6">
      <w:pPr>
        <w:pStyle w:val="Text"/>
        <w:rPr>
          <w:lang w:val="pt-PT"/>
        </w:rPr>
      </w:pPr>
      <w:r>
        <w:rPr>
          <w:lang w:val="pt-PT"/>
        </w:rPr>
        <w:t xml:space="preserve">Os dados sobre os consumos e produções elétricas foram obtidos em: </w:t>
      </w:r>
      <w:r w:rsidR="00554D14" w:rsidRPr="00554D14">
        <w:rPr>
          <w:lang w:val="pt-PT"/>
        </w:rPr>
        <w:t xml:space="preserve">E-REDES – Distribuição de eletricidade, “Portal Open Data E-REDES”. Acedido em </w:t>
      </w:r>
      <w:r w:rsidR="00EC7EA2">
        <w:rPr>
          <w:lang w:val="pt-PT"/>
        </w:rPr>
        <w:t>24/02/2026</w:t>
      </w:r>
      <w:r w:rsidR="00554D14" w:rsidRPr="00554D14">
        <w:rPr>
          <w:lang w:val="pt-PT"/>
        </w:rPr>
        <w:t>. [Online] Disponível em </w:t>
      </w:r>
      <w:hyperlink r:id="rId14" w:tgtFrame="_blank" w:tooltip="https://e-redes.opendatasoft.com/pages/homepage/" w:history="1">
        <w:r w:rsidR="00554D14" w:rsidRPr="00554D14">
          <w:rPr>
            <w:rStyle w:val="Hiperligao"/>
            <w:lang w:val="pt-PT"/>
          </w:rPr>
          <w:t>https://e-redes.opendatasoft.com/pages/homepage/</w:t>
        </w:r>
      </w:hyperlink>
      <w:r w:rsidRPr="00BA42FB">
        <w:rPr>
          <w:lang w:val="pt-PT"/>
        </w:rPr>
        <w:t>.</w:t>
      </w:r>
      <w:r>
        <w:rPr>
          <w:lang w:val="pt-PT"/>
        </w:rPr>
        <w:t xml:space="preserve"> </w:t>
      </w:r>
      <w:r w:rsidR="004375F6">
        <w:rPr>
          <w:lang w:val="pt-PT"/>
        </w:rPr>
        <w:t xml:space="preserve">Os outros dados foram obtidos usando </w:t>
      </w:r>
      <w:proofErr w:type="spellStart"/>
      <w:r w:rsidR="004375F6">
        <w:rPr>
          <w:lang w:val="pt-PT"/>
        </w:rPr>
        <w:t>scrapping</w:t>
      </w:r>
      <w:proofErr w:type="spellEnd"/>
      <w:r w:rsidR="004375F6">
        <w:rPr>
          <w:lang w:val="pt-PT"/>
        </w:rPr>
        <w:t xml:space="preserve"> ou </w:t>
      </w:r>
      <w:proofErr w:type="spellStart"/>
      <w:r w:rsidR="004375F6">
        <w:rPr>
          <w:lang w:val="pt-PT"/>
        </w:rPr>
        <w:t>APIs</w:t>
      </w:r>
      <w:proofErr w:type="spellEnd"/>
      <w:r w:rsidR="004375F6">
        <w:rPr>
          <w:lang w:val="pt-PT"/>
        </w:rPr>
        <w:t xml:space="preserve"> via scripts de </w:t>
      </w:r>
      <w:proofErr w:type="spellStart"/>
      <w:r w:rsidR="004375F6">
        <w:rPr>
          <w:lang w:val="pt-PT"/>
        </w:rPr>
        <w:t>Python</w:t>
      </w:r>
      <w:proofErr w:type="spellEnd"/>
      <w:r w:rsidR="004375F6">
        <w:rPr>
          <w:lang w:val="pt-PT"/>
        </w:rPr>
        <w:t xml:space="preserve">. Os valores dos preços da </w:t>
      </w:r>
      <w:r w:rsidR="00D077E6">
        <w:rPr>
          <w:lang w:val="pt-PT"/>
        </w:rPr>
        <w:t>eletricidade</w:t>
      </w:r>
      <w:r w:rsidR="004375F6">
        <w:rPr>
          <w:lang w:val="pt-PT"/>
        </w:rPr>
        <w:t xml:space="preserve"> em território nacional foram </w:t>
      </w:r>
      <w:r w:rsidR="00D077E6">
        <w:rPr>
          <w:lang w:val="pt-PT"/>
        </w:rPr>
        <w:t>obtidos</w:t>
      </w:r>
      <w:r w:rsidR="004375F6">
        <w:rPr>
          <w:lang w:val="pt-PT"/>
        </w:rPr>
        <w:t xml:space="preserve"> fazendo </w:t>
      </w:r>
      <w:proofErr w:type="spellStart"/>
      <w:r w:rsidR="004375F6">
        <w:rPr>
          <w:lang w:val="pt-PT"/>
        </w:rPr>
        <w:t>scrapping</w:t>
      </w:r>
      <w:proofErr w:type="spellEnd"/>
      <w:r w:rsidR="004375F6">
        <w:rPr>
          <w:lang w:val="pt-PT"/>
        </w:rPr>
        <w:t xml:space="preserve"> da API da ENTSOE </w:t>
      </w:r>
      <w:proofErr w:type="gramStart"/>
      <w:r w:rsidR="004375F6">
        <w:rPr>
          <w:lang w:val="pt-PT"/>
        </w:rPr>
        <w:t xml:space="preserve">( </w:t>
      </w:r>
      <w:proofErr w:type="spellStart"/>
      <w:r w:rsidR="004375F6" w:rsidRPr="004375F6">
        <w:rPr>
          <w:lang w:val="pt-PT"/>
        </w:rPr>
        <w:t>European</w:t>
      </w:r>
      <w:proofErr w:type="spellEnd"/>
      <w:proofErr w:type="gramEnd"/>
      <w:r w:rsidR="004375F6" w:rsidRPr="004375F6">
        <w:rPr>
          <w:lang w:val="pt-PT"/>
        </w:rPr>
        <w:t xml:space="preserve"> Network </w:t>
      </w:r>
      <w:proofErr w:type="spellStart"/>
      <w:r w:rsidR="004375F6" w:rsidRPr="004375F6">
        <w:rPr>
          <w:lang w:val="pt-PT"/>
        </w:rPr>
        <w:t>of</w:t>
      </w:r>
      <w:proofErr w:type="spellEnd"/>
      <w:r w:rsidR="004375F6" w:rsidRPr="004375F6">
        <w:rPr>
          <w:lang w:val="pt-PT"/>
        </w:rPr>
        <w:t xml:space="preserve"> </w:t>
      </w:r>
      <w:proofErr w:type="spellStart"/>
      <w:r w:rsidR="004375F6" w:rsidRPr="004375F6">
        <w:rPr>
          <w:lang w:val="pt-PT"/>
        </w:rPr>
        <w:t>Transmission</w:t>
      </w:r>
      <w:proofErr w:type="spellEnd"/>
      <w:r w:rsidR="004375F6" w:rsidRPr="004375F6">
        <w:rPr>
          <w:lang w:val="pt-PT"/>
        </w:rPr>
        <w:t xml:space="preserve"> </w:t>
      </w:r>
      <w:proofErr w:type="spellStart"/>
      <w:r w:rsidR="004375F6" w:rsidRPr="004375F6">
        <w:rPr>
          <w:lang w:val="pt-PT"/>
        </w:rPr>
        <w:t>System</w:t>
      </w:r>
      <w:proofErr w:type="spellEnd"/>
      <w:r w:rsidR="004375F6" w:rsidRPr="004375F6">
        <w:rPr>
          <w:lang w:val="pt-PT"/>
        </w:rPr>
        <w:t xml:space="preserve"> </w:t>
      </w:r>
      <w:proofErr w:type="spellStart"/>
      <w:r w:rsidR="004375F6" w:rsidRPr="004375F6">
        <w:rPr>
          <w:lang w:val="pt-PT"/>
        </w:rPr>
        <w:t>Operators</w:t>
      </w:r>
      <w:proofErr w:type="spellEnd"/>
      <w:r w:rsidR="004375F6" w:rsidRPr="004375F6">
        <w:rPr>
          <w:lang w:val="pt-PT"/>
        </w:rPr>
        <w:t xml:space="preserve"> for </w:t>
      </w:r>
      <w:proofErr w:type="spellStart"/>
      <w:r w:rsidR="004375F6" w:rsidRPr="004375F6">
        <w:rPr>
          <w:lang w:val="pt-PT"/>
        </w:rPr>
        <w:t>Electricity</w:t>
      </w:r>
      <w:proofErr w:type="spellEnd"/>
      <w:r w:rsidR="004375F6">
        <w:rPr>
          <w:lang w:val="pt-PT"/>
        </w:rPr>
        <w:t>). Os minutos diários de luz solar foram obtidos usa</w:t>
      </w:r>
      <w:r w:rsidR="00CB6393">
        <w:rPr>
          <w:lang w:val="pt-PT"/>
        </w:rPr>
        <w:t>ndo</w:t>
      </w:r>
      <w:r w:rsidR="004375F6">
        <w:rPr>
          <w:lang w:val="pt-PT"/>
        </w:rPr>
        <w:t xml:space="preserve"> a biblioteca </w:t>
      </w:r>
      <w:proofErr w:type="spellStart"/>
      <w:r w:rsidR="004375F6">
        <w:rPr>
          <w:lang w:val="pt-PT"/>
        </w:rPr>
        <w:t>suntime</w:t>
      </w:r>
      <w:proofErr w:type="spellEnd"/>
      <w:r w:rsidR="004375F6">
        <w:rPr>
          <w:lang w:val="pt-PT"/>
        </w:rPr>
        <w:t xml:space="preserve">. Os valores de temperatura, precipitação, cobertura de nuvens e vento foram obtidas usando a biblioteca </w:t>
      </w:r>
      <w:proofErr w:type="spellStart"/>
      <w:r w:rsidR="004375F6">
        <w:rPr>
          <w:lang w:val="pt-PT"/>
        </w:rPr>
        <w:t>cdsapi</w:t>
      </w:r>
      <w:proofErr w:type="spellEnd"/>
      <w:r w:rsidR="004375F6">
        <w:rPr>
          <w:lang w:val="pt-PT"/>
        </w:rPr>
        <w:t xml:space="preserve"> que remete para: </w:t>
      </w:r>
      <w:proofErr w:type="spellStart"/>
      <w:r w:rsidR="004375F6" w:rsidRPr="004375F6">
        <w:rPr>
          <w:lang w:val="pt-PT"/>
        </w:rPr>
        <w:t>Climate</w:t>
      </w:r>
      <w:proofErr w:type="spellEnd"/>
      <w:r w:rsidR="004375F6" w:rsidRPr="004375F6">
        <w:rPr>
          <w:lang w:val="pt-PT"/>
        </w:rPr>
        <w:t xml:space="preserve"> Data </w:t>
      </w:r>
      <w:proofErr w:type="spellStart"/>
      <w:r w:rsidR="004375F6" w:rsidRPr="004375F6">
        <w:rPr>
          <w:lang w:val="pt-PT"/>
        </w:rPr>
        <w:t>Store</w:t>
      </w:r>
      <w:proofErr w:type="spellEnd"/>
      <w:r w:rsidR="004375F6" w:rsidRPr="004375F6">
        <w:rPr>
          <w:lang w:val="pt-PT"/>
        </w:rPr>
        <w:t xml:space="preserve"> (CDS) </w:t>
      </w:r>
      <w:proofErr w:type="spellStart"/>
      <w:r w:rsidR="004375F6" w:rsidRPr="004375F6">
        <w:rPr>
          <w:lang w:val="pt-PT"/>
        </w:rPr>
        <w:t>Application</w:t>
      </w:r>
      <w:proofErr w:type="spellEnd"/>
      <w:r w:rsidR="004375F6" w:rsidRPr="004375F6">
        <w:rPr>
          <w:lang w:val="pt-PT"/>
        </w:rPr>
        <w:t xml:space="preserve"> </w:t>
      </w:r>
      <w:proofErr w:type="spellStart"/>
      <w:r w:rsidR="004375F6" w:rsidRPr="004375F6">
        <w:rPr>
          <w:lang w:val="pt-PT"/>
        </w:rPr>
        <w:t>Program</w:t>
      </w:r>
      <w:proofErr w:type="spellEnd"/>
      <w:r w:rsidR="004375F6" w:rsidRPr="004375F6">
        <w:rPr>
          <w:lang w:val="pt-PT"/>
        </w:rPr>
        <w:t xml:space="preserve"> Interface (API)</w:t>
      </w:r>
      <w:r w:rsidR="00FA68C6">
        <w:rPr>
          <w:lang w:val="pt-PT"/>
        </w:rPr>
        <w:t xml:space="preserve"> (</w:t>
      </w:r>
      <w:proofErr w:type="spellStart"/>
      <w:r w:rsidR="00FA68C6">
        <w:rPr>
          <w:lang w:val="pt-PT"/>
        </w:rPr>
        <w:t>Copernicus</w:t>
      </w:r>
      <w:proofErr w:type="spellEnd"/>
      <w:r w:rsidR="00FA68C6">
        <w:rPr>
          <w:lang w:val="pt-PT"/>
        </w:rPr>
        <w:t xml:space="preserve"> </w:t>
      </w:r>
      <w:proofErr w:type="spellStart"/>
      <w:r w:rsidR="00FA68C6">
        <w:rPr>
          <w:lang w:val="pt-PT"/>
        </w:rPr>
        <w:t>Climate</w:t>
      </w:r>
      <w:proofErr w:type="spellEnd"/>
      <w:r w:rsidR="00FA68C6">
        <w:rPr>
          <w:lang w:val="pt-PT"/>
        </w:rPr>
        <w:t xml:space="preserve"> Data </w:t>
      </w:r>
      <w:proofErr w:type="spellStart"/>
      <w:r w:rsidR="00FA68C6">
        <w:rPr>
          <w:lang w:val="pt-PT"/>
        </w:rPr>
        <w:t>Store</w:t>
      </w:r>
      <w:proofErr w:type="spellEnd"/>
      <w:r w:rsidR="00FA68C6">
        <w:rPr>
          <w:lang w:val="pt-PT"/>
        </w:rPr>
        <w:t xml:space="preserve">). </w:t>
      </w:r>
    </w:p>
    <w:p w14:paraId="130470B6" w14:textId="74732BC2" w:rsidR="00FA68C6" w:rsidRDefault="00FA68C6" w:rsidP="004375F6">
      <w:pPr>
        <w:pStyle w:val="Text"/>
        <w:rPr>
          <w:lang w:val="pt-PT"/>
        </w:rPr>
      </w:pPr>
      <w:r>
        <w:rPr>
          <w:lang w:val="pt-PT"/>
        </w:rPr>
        <w:t xml:space="preserve">Os dados energéticos foram obtidos com intervalos de tempo de 15 minutos entre cada registo e guardados num </w:t>
      </w:r>
      <w:proofErr w:type="spellStart"/>
      <w:r>
        <w:rPr>
          <w:lang w:val="pt-PT"/>
        </w:rPr>
        <w:t>dataset</w:t>
      </w:r>
      <w:proofErr w:type="spellEnd"/>
      <w:r>
        <w:rPr>
          <w:lang w:val="pt-PT"/>
        </w:rPr>
        <w:t xml:space="preserve"> próprio (dados_hora.csv), enquanto os outros dados </w:t>
      </w:r>
      <w:r w:rsidR="00CB6393">
        <w:rPr>
          <w:lang w:val="pt-PT"/>
        </w:rPr>
        <w:t>(dos</w:t>
      </w:r>
      <w:r>
        <w:rPr>
          <w:lang w:val="pt-PT"/>
        </w:rPr>
        <w:t xml:space="preserve"> preços e </w:t>
      </w:r>
      <w:r w:rsidR="00D077E6">
        <w:rPr>
          <w:lang w:val="pt-PT"/>
        </w:rPr>
        <w:t>meteorológicos</w:t>
      </w:r>
      <w:r>
        <w:rPr>
          <w:lang w:val="pt-PT"/>
        </w:rPr>
        <w:t>) eram dados em relação a cada dia sendo guardados em dados_diarios.csv</w:t>
      </w:r>
      <w:r w:rsidR="00145F6C">
        <w:rPr>
          <w:lang w:val="pt-PT"/>
        </w:rPr>
        <w:t xml:space="preserve">. </w:t>
      </w:r>
    </w:p>
    <w:p w14:paraId="57A79726" w14:textId="58A0FE85" w:rsidR="00145F6C" w:rsidRPr="004375F6" w:rsidRDefault="00145F6C" w:rsidP="004375F6">
      <w:pPr>
        <w:pStyle w:val="Text"/>
        <w:rPr>
          <w:lang w:val="pt-PT"/>
        </w:rPr>
      </w:pPr>
      <w:r>
        <w:rPr>
          <w:lang w:val="pt-PT"/>
        </w:rPr>
        <w:t xml:space="preserve">Para simplificar a obtenção dos dados considerou-se o centro geodésico de Portugal continental como o ponto correto para obter os dados relativos ao tempo de luz solar diário. Já para os dados meteorológicos (temperatura, vento, precipitação, cobertura de nuvens), como era preciso dar uma área como entrada, decidimos dar uma área grande que cobria a maior parte do continente. </w:t>
      </w:r>
    </w:p>
    <w:p w14:paraId="07191463" w14:textId="119A1918" w:rsidR="0043057D" w:rsidRPr="00554D14" w:rsidRDefault="0043057D" w:rsidP="0043057D">
      <w:pPr>
        <w:pStyle w:val="Text"/>
        <w:rPr>
          <w:lang w:val="pt-PT"/>
        </w:rPr>
      </w:pPr>
    </w:p>
    <w:p w14:paraId="005C1D31" w14:textId="411C64E8" w:rsidR="0043057D" w:rsidRPr="00700C5A" w:rsidRDefault="0043057D" w:rsidP="0043057D">
      <w:pPr>
        <w:pStyle w:val="HeadingSection"/>
        <w:rPr>
          <w:lang w:val="pt-PT"/>
        </w:rPr>
      </w:pPr>
      <w:r w:rsidRPr="00700C5A">
        <w:rPr>
          <w:lang w:val="pt-PT"/>
        </w:rPr>
        <w:t>5</w:t>
      </w:r>
      <w:r w:rsidRPr="00700C5A">
        <w:rPr>
          <w:lang w:val="pt-PT"/>
        </w:rPr>
        <w:tab/>
      </w:r>
      <w:proofErr w:type="spellStart"/>
      <w:r w:rsidRPr="00700C5A">
        <w:rPr>
          <w:lang w:val="pt-PT"/>
        </w:rPr>
        <w:t>Exploratory</w:t>
      </w:r>
      <w:proofErr w:type="spellEnd"/>
      <w:r w:rsidRPr="00700C5A">
        <w:rPr>
          <w:lang w:val="pt-PT"/>
        </w:rPr>
        <w:t xml:space="preserve"> Data </w:t>
      </w:r>
      <w:proofErr w:type="spellStart"/>
      <w:r w:rsidRPr="00700C5A">
        <w:rPr>
          <w:lang w:val="pt-PT"/>
        </w:rPr>
        <w:t>Analysis</w:t>
      </w:r>
      <w:proofErr w:type="spellEnd"/>
      <w:r w:rsidRPr="00700C5A">
        <w:rPr>
          <w:lang w:val="pt-PT"/>
        </w:rPr>
        <w:t xml:space="preserve"> (EDA)</w:t>
      </w:r>
    </w:p>
    <w:p w14:paraId="1DD2444A" w14:textId="43EBC5CC" w:rsidR="00971C38" w:rsidRDefault="009D2A06" w:rsidP="0043057D">
      <w:pPr>
        <w:pStyle w:val="Text"/>
        <w:rPr>
          <w:lang w:val="pt-PT"/>
        </w:rPr>
      </w:pPr>
      <w:r w:rsidRPr="009D2A06">
        <w:rPr>
          <w:lang w:val="pt-PT"/>
        </w:rPr>
        <w:t xml:space="preserve">Para começar a </w:t>
      </w:r>
      <w:proofErr w:type="spellStart"/>
      <w:r w:rsidRPr="009D2A06">
        <w:rPr>
          <w:lang w:val="pt-PT"/>
        </w:rPr>
        <w:t>Exploratory</w:t>
      </w:r>
      <w:proofErr w:type="spellEnd"/>
      <w:r w:rsidRPr="009D2A06">
        <w:rPr>
          <w:lang w:val="pt-PT"/>
        </w:rPr>
        <w:t xml:space="preserve"> D</w:t>
      </w:r>
      <w:r>
        <w:rPr>
          <w:lang w:val="pt-PT"/>
        </w:rPr>
        <w:t xml:space="preserve">ata </w:t>
      </w:r>
      <w:proofErr w:type="spellStart"/>
      <w:r>
        <w:rPr>
          <w:lang w:val="pt-PT"/>
        </w:rPr>
        <w:t>Analysis</w:t>
      </w:r>
      <w:proofErr w:type="spellEnd"/>
      <w:r>
        <w:rPr>
          <w:lang w:val="pt-PT"/>
        </w:rPr>
        <w:t>, fizemos uma série temporal do preço da eletricidade para termos uma melhor noção da sua evolução ao longo do tempo no intervalo de tempo de estudo ([01-01-2023] -&gt; [18-02-2026</w:t>
      </w:r>
      <w:r>
        <w:rPr>
          <w:sz w:val="22"/>
          <w:szCs w:val="22"/>
          <w:lang w:val="pt-PT"/>
        </w:rPr>
        <w:t xml:space="preserve">]). </w:t>
      </w:r>
      <w:r w:rsidRPr="009D2A06">
        <w:rPr>
          <w:lang w:val="pt-PT"/>
        </w:rPr>
        <w:t xml:space="preserve">Deste </w:t>
      </w:r>
      <w:r w:rsidRPr="009D2A06">
        <w:rPr>
          <w:lang w:val="pt-PT"/>
        </w:rPr>
        <w:lastRenderedPageBreak/>
        <w:t xml:space="preserve">modo, vemos </w:t>
      </w:r>
      <w:r>
        <w:rPr>
          <w:lang w:val="pt-PT"/>
        </w:rPr>
        <w:t xml:space="preserve">as oscilações ao longo do tempo, os vários picos com máximos acima dos 140€ e várias instâncias onde o preço não andou longe dos 0€ nomeadamente no </w:t>
      </w:r>
      <w:r w:rsidR="00CB6393">
        <w:rPr>
          <w:lang w:val="pt-PT"/>
        </w:rPr>
        <w:t>início</w:t>
      </w:r>
      <w:r>
        <w:rPr>
          <w:lang w:val="pt-PT"/>
        </w:rPr>
        <w:t xml:space="preserve"> do mês de fevereiro deste ano (2026). Tal poderá dever-se às descargas das barragens</w:t>
      </w:r>
      <w:r w:rsidR="00006949">
        <w:rPr>
          <w:lang w:val="pt-PT"/>
        </w:rPr>
        <w:t>,</w:t>
      </w:r>
      <w:r>
        <w:rPr>
          <w:lang w:val="pt-PT"/>
        </w:rPr>
        <w:t xml:space="preserve"> </w:t>
      </w:r>
      <w:r w:rsidR="00006949">
        <w:rPr>
          <w:lang w:val="pt-PT"/>
        </w:rPr>
        <w:t>em especial</w:t>
      </w:r>
      <w:r>
        <w:rPr>
          <w:lang w:val="pt-PT"/>
        </w:rPr>
        <w:t xml:space="preserve"> da barragem da Aguieira</w:t>
      </w:r>
      <w:r w:rsidR="00006949">
        <w:rPr>
          <w:lang w:val="pt-PT"/>
        </w:rPr>
        <w:t>,</w:t>
      </w:r>
      <w:r>
        <w:rPr>
          <w:lang w:val="pt-PT"/>
        </w:rPr>
        <w:t xml:space="preserve"> mas isso é a</w:t>
      </w:r>
      <w:r w:rsidR="00006949">
        <w:rPr>
          <w:lang w:val="pt-PT"/>
        </w:rPr>
        <w:t>l</w:t>
      </w:r>
      <w:r>
        <w:rPr>
          <w:lang w:val="pt-PT"/>
        </w:rPr>
        <w:t xml:space="preserve">go que iremos estudar mais </w:t>
      </w:r>
      <w:r w:rsidR="00971C38">
        <w:rPr>
          <w:lang w:val="pt-PT"/>
        </w:rPr>
        <w:t>à</w:t>
      </w:r>
      <w:r>
        <w:rPr>
          <w:lang w:val="pt-PT"/>
        </w:rPr>
        <w:t xml:space="preserve"> frente neste trabalho. </w:t>
      </w:r>
    </w:p>
    <w:p w14:paraId="64782E99" w14:textId="7381D0F3" w:rsidR="00A43BDE" w:rsidRDefault="00A43BDE" w:rsidP="0043057D">
      <w:pPr>
        <w:pStyle w:val="Text"/>
        <w:rPr>
          <w:lang w:val="pt-PT"/>
        </w:rPr>
      </w:pPr>
      <w:r>
        <w:rPr>
          <w:lang w:val="pt-PT"/>
        </w:rPr>
        <w:t>Procur</w:t>
      </w:r>
      <w:r w:rsidR="00006949">
        <w:rPr>
          <w:lang w:val="pt-PT"/>
        </w:rPr>
        <w:t>á</w:t>
      </w:r>
      <w:r>
        <w:rPr>
          <w:lang w:val="pt-PT"/>
        </w:rPr>
        <w:t xml:space="preserve">mos visualizar a distribuição dos valores de colunas especificas deste nossos </w:t>
      </w:r>
      <w:proofErr w:type="spellStart"/>
      <w:r>
        <w:rPr>
          <w:lang w:val="pt-PT"/>
        </w:rPr>
        <w:t>datasets</w:t>
      </w:r>
      <w:proofErr w:type="spellEnd"/>
      <w:r>
        <w:rPr>
          <w:lang w:val="pt-PT"/>
        </w:rPr>
        <w:t xml:space="preserve"> tal como: a coluna do preço, do total consumido, do total precipitado, da temperatura média e da velocidade média do vento.</w:t>
      </w:r>
    </w:p>
    <w:p w14:paraId="2AE25251" w14:textId="32D5AA3E" w:rsidR="00A43BDE" w:rsidRDefault="00A43BDE" w:rsidP="0043057D">
      <w:pPr>
        <w:pStyle w:val="Text"/>
        <w:rPr>
          <w:lang w:val="pt-PT"/>
        </w:rPr>
      </w:pPr>
      <w:r>
        <w:rPr>
          <w:lang w:val="pt-PT"/>
        </w:rPr>
        <w:t xml:space="preserve">De maneira </w:t>
      </w:r>
      <w:r w:rsidR="00971C38">
        <w:rPr>
          <w:lang w:val="pt-PT"/>
        </w:rPr>
        <w:t>idêntica,</w:t>
      </w:r>
      <w:r>
        <w:rPr>
          <w:lang w:val="pt-PT"/>
        </w:rPr>
        <w:t xml:space="preserve"> mas com menor detalhe fez-se histogramas para todas as variáveis numéricas dos dois </w:t>
      </w:r>
      <w:proofErr w:type="spellStart"/>
      <w:r>
        <w:rPr>
          <w:lang w:val="pt-PT"/>
        </w:rPr>
        <w:t>datasets</w:t>
      </w:r>
      <w:proofErr w:type="spellEnd"/>
      <w:r>
        <w:rPr>
          <w:lang w:val="pt-PT"/>
        </w:rPr>
        <w:t xml:space="preserve">. </w:t>
      </w:r>
    </w:p>
    <w:p w14:paraId="54747A94" w14:textId="4799E941" w:rsidR="00971C38" w:rsidRDefault="00A43BDE" w:rsidP="0043057D">
      <w:pPr>
        <w:pStyle w:val="Text"/>
        <w:rPr>
          <w:lang w:val="pt-PT"/>
        </w:rPr>
      </w:pPr>
      <w:r>
        <w:rPr>
          <w:lang w:val="pt-PT"/>
        </w:rPr>
        <w:t xml:space="preserve">Nesta exploração </w:t>
      </w:r>
      <w:r w:rsidR="00971C38">
        <w:rPr>
          <w:lang w:val="pt-PT"/>
        </w:rPr>
        <w:t>das distribuições especificas</w:t>
      </w:r>
      <w:r>
        <w:rPr>
          <w:lang w:val="pt-PT"/>
        </w:rPr>
        <w:t xml:space="preserve"> é possível visualizar que a distribuição do total de energia consumido temos um comportamento quase </w:t>
      </w:r>
      <w:proofErr w:type="spellStart"/>
      <w:r>
        <w:rPr>
          <w:lang w:val="pt-PT"/>
        </w:rPr>
        <w:t>bi-modal</w:t>
      </w:r>
      <w:proofErr w:type="spellEnd"/>
      <w:r>
        <w:rPr>
          <w:lang w:val="pt-PT"/>
        </w:rPr>
        <w:t xml:space="preserve">. </w:t>
      </w:r>
    </w:p>
    <w:p w14:paraId="4AA7F27D" w14:textId="73914492" w:rsidR="00BF32A4" w:rsidRDefault="00A43BDE" w:rsidP="0043057D">
      <w:pPr>
        <w:pStyle w:val="Text"/>
        <w:rPr>
          <w:lang w:val="pt-PT"/>
        </w:rPr>
      </w:pPr>
      <w:r>
        <w:rPr>
          <w:lang w:val="pt-PT"/>
        </w:rPr>
        <w:t>A coluna ‘</w:t>
      </w:r>
      <w:proofErr w:type="spellStart"/>
      <w:r>
        <w:rPr>
          <w:lang w:val="pt-PT"/>
        </w:rPr>
        <w:t>Sunlight</w:t>
      </w:r>
      <w:proofErr w:type="spellEnd"/>
      <w:r>
        <w:rPr>
          <w:lang w:val="pt-PT"/>
        </w:rPr>
        <w:t xml:space="preserve"> (em minutos)’ tem uma distribuição quase uniforme nos valores mais médios atingindo os picos nos intervalos de valores mínimos e máximos.</w:t>
      </w:r>
    </w:p>
    <w:p w14:paraId="1B7EE773" w14:textId="6AA64E9A" w:rsidR="00BF32A4" w:rsidRDefault="00886C7F" w:rsidP="0043057D">
      <w:pPr>
        <w:pStyle w:val="Text"/>
        <w:rPr>
          <w:lang w:val="pt-PT"/>
        </w:rPr>
      </w:pPr>
      <w:r>
        <w:rPr>
          <w:lang w:val="pt-PT"/>
        </w:rPr>
        <w:t>Como esperado, o máximo de valores registados da precipitação é o intervalo de valores que inclui 0. Vemos então o número de ocorrências dos valores de precipitação a diminuir ao longo do aument</w:t>
      </w:r>
      <w:r w:rsidR="00F65DC4">
        <w:rPr>
          <w:lang w:val="pt-PT"/>
        </w:rPr>
        <w:t>o do eixo do x, conseguindo ainda visualizar</w:t>
      </w:r>
      <w:r w:rsidR="00006949">
        <w:rPr>
          <w:lang w:val="pt-PT"/>
        </w:rPr>
        <w:t xml:space="preserve"> </w:t>
      </w:r>
      <w:proofErr w:type="spellStart"/>
      <w:r w:rsidR="00006949">
        <w:rPr>
          <w:lang w:val="pt-PT"/>
        </w:rPr>
        <w:t>bins</w:t>
      </w:r>
      <w:proofErr w:type="spellEnd"/>
      <w:r w:rsidR="00F65DC4">
        <w:rPr>
          <w:lang w:val="pt-PT"/>
        </w:rPr>
        <w:t xml:space="preserve"> até ao intervalo de 1,5 a 2 mm diários de precipitação. A partir daí o número de ocorrências é residual embora consigamos perceber que a linha de distribuição avança quase até aos 4.0. </w:t>
      </w:r>
    </w:p>
    <w:p w14:paraId="48FEE663" w14:textId="5456D8A4" w:rsidR="00BF32A4" w:rsidRDefault="00F65DC4" w:rsidP="0043057D">
      <w:pPr>
        <w:pStyle w:val="Text"/>
        <w:rPr>
          <w:lang w:val="pt-PT"/>
        </w:rPr>
      </w:pPr>
      <w:r>
        <w:rPr>
          <w:lang w:val="pt-PT"/>
        </w:rPr>
        <w:t xml:space="preserve">A distribuição da temperatura média diária também possui duas modas localizadas por volta dos valores 13 e 20 </w:t>
      </w:r>
      <w:proofErr w:type="spellStart"/>
      <w:r>
        <w:rPr>
          <w:lang w:val="pt-PT"/>
        </w:rPr>
        <w:t>ºC</w:t>
      </w:r>
      <w:proofErr w:type="spellEnd"/>
      <w:r>
        <w:rPr>
          <w:lang w:val="pt-PT"/>
        </w:rPr>
        <w:t xml:space="preserve">. Estes dados variam desde </w:t>
      </w:r>
      <w:r w:rsidR="0072627C">
        <w:rPr>
          <w:lang w:val="pt-PT"/>
        </w:rPr>
        <w:t>pouco abaixo os</w:t>
      </w:r>
      <w:r>
        <w:rPr>
          <w:lang w:val="pt-PT"/>
        </w:rPr>
        <w:t xml:space="preserve"> 5</w:t>
      </w:r>
      <w:r w:rsidR="0072627C">
        <w:rPr>
          <w:lang w:val="pt-PT"/>
        </w:rPr>
        <w:t xml:space="preserve">ºC e pouco acima os 30ºC. </w:t>
      </w:r>
    </w:p>
    <w:p w14:paraId="41D878E4" w14:textId="70EF4922" w:rsidR="00A855AC" w:rsidRDefault="00BF32A4" w:rsidP="0043057D">
      <w:pPr>
        <w:pStyle w:val="Text"/>
        <w:rPr>
          <w:lang w:val="pt-PT"/>
        </w:rPr>
      </w:pPr>
      <w:r>
        <w:rPr>
          <w:lang w:val="pt-PT"/>
        </w:rPr>
        <w:t xml:space="preserve">Pela distribuição dos valores da média da velocidade do vento </w:t>
      </w:r>
      <w:r w:rsidR="006A1303">
        <w:rPr>
          <w:lang w:val="pt-PT"/>
        </w:rPr>
        <w:t xml:space="preserve">percebemos que todos dias há algum vento nem que seja valores pequenos já que não temos valores no bin junto ao 0. O número de valores desde os mais pequenos até aos dois vão aumentando atingindo o pico por volta desse valor. De maneira mais suave </w:t>
      </w:r>
      <w:r w:rsidR="00A855AC">
        <w:rPr>
          <w:lang w:val="pt-PT"/>
        </w:rPr>
        <w:t xml:space="preserve">o </w:t>
      </w:r>
      <w:proofErr w:type="spellStart"/>
      <w:r w:rsidR="00A855AC">
        <w:rPr>
          <w:lang w:val="pt-PT"/>
        </w:rPr>
        <w:t>count</w:t>
      </w:r>
      <w:proofErr w:type="spellEnd"/>
      <w:r w:rsidR="00A855AC">
        <w:rPr>
          <w:lang w:val="pt-PT"/>
        </w:rPr>
        <w:t xml:space="preserve"> </w:t>
      </w:r>
      <w:r w:rsidR="006A1303">
        <w:rPr>
          <w:lang w:val="pt-PT"/>
        </w:rPr>
        <w:t>v</w:t>
      </w:r>
      <w:r w:rsidR="00A855AC">
        <w:rPr>
          <w:lang w:val="pt-PT"/>
        </w:rPr>
        <w:t>ai diminuindo até ao máximo de mais de 7 m/s.</w:t>
      </w:r>
    </w:p>
    <w:p w14:paraId="490051CD" w14:textId="77777777" w:rsidR="00006949" w:rsidRDefault="00006949" w:rsidP="00006949">
      <w:pPr>
        <w:pStyle w:val="Text"/>
        <w:rPr>
          <w:lang w:val="pt-PT"/>
        </w:rPr>
      </w:pPr>
      <w:r w:rsidRPr="00D22508">
        <w:rPr>
          <w:lang w:val="pt-PT"/>
        </w:rPr>
        <w:t>Nos histogramas aplicados a</w:t>
      </w:r>
      <w:r>
        <w:rPr>
          <w:lang w:val="pt-PT"/>
        </w:rPr>
        <w:t xml:space="preserve"> todas as colunas numéricas podemos ver o comportamento de todas as distribuições. Para além dos gráficos já falados em cima, ressalvar as distribuições das produções de energias renováveis onde o máximo encontra-se perto do 0. Enquanto na energia eólica vemos um declive constante de redução da contagem dos valores, na fotovoltaica temos um pico significativo junto a 0 e uma diminuição consideravelmente mantendo-se quase constante até acima dos 40000 kWh.</w:t>
      </w:r>
    </w:p>
    <w:p w14:paraId="2C4EFE7D" w14:textId="09E122E6" w:rsidR="00006949" w:rsidRDefault="00006949" w:rsidP="00006949">
      <w:pPr>
        <w:pStyle w:val="Text"/>
        <w:rPr>
          <w:lang w:val="pt-PT"/>
        </w:rPr>
      </w:pPr>
      <w:r>
        <w:rPr>
          <w:lang w:val="pt-PT"/>
        </w:rPr>
        <w:t xml:space="preserve">A distribuição da produção hídrica já tem uma forma mais estranha com um pico também no primeiro bin e depois com uma evolução um pouco quadrática com uma diminuição de contagem até aos últimos valores. </w:t>
      </w:r>
    </w:p>
    <w:p w14:paraId="6D85D328" w14:textId="4E1DCE61" w:rsidR="00006949" w:rsidRDefault="00006949" w:rsidP="00006949">
      <w:pPr>
        <w:pStyle w:val="Text"/>
        <w:rPr>
          <w:lang w:val="pt-PT"/>
        </w:rPr>
      </w:pPr>
      <w:r>
        <w:rPr>
          <w:lang w:val="pt-PT"/>
        </w:rPr>
        <w:t>A produção em cogeração já tem uma distribuição mais errática/ irregular podendo-se vislumbrar o pico, mais uma vez, nos primeiros valores e um máximo de 100k kWh.</w:t>
      </w:r>
    </w:p>
    <w:p w14:paraId="420285E4" w14:textId="77777777" w:rsidR="00006949" w:rsidRDefault="00006949" w:rsidP="00006949">
      <w:pPr>
        <w:pStyle w:val="Text"/>
        <w:rPr>
          <w:lang w:val="pt-PT"/>
        </w:rPr>
      </w:pPr>
      <w:r>
        <w:rPr>
          <w:lang w:val="pt-PT"/>
        </w:rPr>
        <w:t xml:space="preserve">Quanto ao </w:t>
      </w:r>
      <w:proofErr w:type="spellStart"/>
      <w:r>
        <w:rPr>
          <w:lang w:val="pt-PT"/>
        </w:rPr>
        <w:t>dataset</w:t>
      </w:r>
      <w:proofErr w:type="spellEnd"/>
      <w:r>
        <w:rPr>
          <w:lang w:val="pt-PT"/>
        </w:rPr>
        <w:t xml:space="preserve"> com os dados diários, os gráficos mais importantes já tinham sido representados em cima e portante fazer só referência aos histogramas da </w:t>
      </w:r>
      <w:r w:rsidRPr="004B1BCC">
        <w:rPr>
          <w:lang w:val="pt-PT"/>
        </w:rPr>
        <w:t xml:space="preserve">nebulosidade </w:t>
      </w:r>
      <w:r>
        <w:rPr>
          <w:lang w:val="pt-PT"/>
        </w:rPr>
        <w:t xml:space="preserve">mínima e </w:t>
      </w:r>
      <w:r>
        <w:rPr>
          <w:lang w:val="pt-PT"/>
        </w:rPr>
        <w:t>nebulosidade máxima que se encontram com os picos junto aos valores mínimo e máximo possíveis, isto é, 0% e 100%.</w:t>
      </w:r>
    </w:p>
    <w:p w14:paraId="75D74614" w14:textId="4D3CBBEA" w:rsidR="00006949" w:rsidRDefault="00006949" w:rsidP="00006949">
      <w:pPr>
        <w:pStyle w:val="Text"/>
        <w:rPr>
          <w:lang w:val="pt-PT"/>
        </w:rPr>
      </w:pPr>
      <w:r>
        <w:rPr>
          <w:lang w:val="pt-PT"/>
        </w:rPr>
        <w:t xml:space="preserve">De seguida, explorámos a matriz de correlação para os dois </w:t>
      </w:r>
      <w:proofErr w:type="spellStart"/>
      <w:r>
        <w:rPr>
          <w:lang w:val="pt-PT"/>
        </w:rPr>
        <w:t>datasets</w:t>
      </w:r>
      <w:proofErr w:type="spellEnd"/>
      <w:r>
        <w:rPr>
          <w:lang w:val="pt-PT"/>
        </w:rPr>
        <w:t xml:space="preserve">. Na correlação do </w:t>
      </w:r>
      <w:proofErr w:type="spellStart"/>
      <w:r>
        <w:rPr>
          <w:lang w:val="pt-PT"/>
        </w:rPr>
        <w:t>dataset</w:t>
      </w:r>
      <w:proofErr w:type="spellEnd"/>
      <w:r>
        <w:rPr>
          <w:lang w:val="pt-PT"/>
        </w:rPr>
        <w:t xml:space="preserve"> de ‘dados_hora.csv’ temos a destacar a seguinte correlação: ‘Ano’ e ‘Cogeração (kWh)’, uma correl</w:t>
      </w:r>
      <w:r w:rsidR="00D077E6">
        <w:rPr>
          <w:lang w:val="pt-PT"/>
        </w:rPr>
        <w:t>a</w:t>
      </w:r>
      <w:r>
        <w:rPr>
          <w:lang w:val="pt-PT"/>
        </w:rPr>
        <w:t>ção que sendo positiva podemos concluir que aumentou ao longo dos anos. Na correlação dos dados diários vemos altas correlações em dados do mesmo tipo (temperatura, vento, nebulosidade). Tal já seria de esperar já que as temperaturas mínimas e máximas, por exemplo, têm tendência a ir aumentando ou diminuindo ao mesmo tempo, ou seja, na primavera (comparando com o verão) tanto a temperatura mínima como a temperatura máxima são por norma inferiores. Fora estes clusters, os valores mais significativos de correlação são os de ‘</w:t>
      </w:r>
      <w:proofErr w:type="spellStart"/>
      <w:r>
        <w:rPr>
          <w:lang w:val="pt-PT"/>
        </w:rPr>
        <w:t>Sunlight</w:t>
      </w:r>
      <w:proofErr w:type="spellEnd"/>
      <w:r>
        <w:rPr>
          <w:lang w:val="pt-PT"/>
        </w:rPr>
        <w:t xml:space="preserve"> (em minutos)’ com os valores da temperatura com valores entre 0.65 e 0,76. Este fenómeno também não é de estranhar já que os dias mais longos se localizam no início do verão onde há temperaturas maiores e os dias mais curtos encontram-se por volta do início do inverno caracterizados por um clima mais frio. Outros valores significativos que encontramos, por volta dos 0,50 de correlação(negativos), são os valores de correlação entre temperatura máxima e nebulosidade. Mais uma vez, encaramos estes valores como naturais já que os dias mais quentes tendem a ser dias com pouca ou nenhuma nebulosidade. Olhando para os valores de correlação do preço diário da eletricidade não vemos valores significativos. Ainda assim, os valores que mais se destacam são correlações negativas de -0.29 a -0.37 com os valores da velocidade do vento. Deste modo, até certo ponto o preço da eletricidade diminui com o aumento do vento podendo-se tirar como conclusão que a produção de energia eólica em Portugal tem um peso no preço final da eletricidade.</w:t>
      </w:r>
    </w:p>
    <w:p w14:paraId="5EA86DB1" w14:textId="64B283F1" w:rsidR="00006949" w:rsidRDefault="00006949" w:rsidP="00006949">
      <w:pPr>
        <w:pStyle w:val="Text"/>
        <w:rPr>
          <w:lang w:val="pt-PT"/>
        </w:rPr>
      </w:pPr>
      <w:r>
        <w:rPr>
          <w:lang w:val="pt-PT"/>
        </w:rPr>
        <w:t xml:space="preserve">Continuando com o nosso EDA, aplicou-se </w:t>
      </w:r>
      <w:proofErr w:type="spellStart"/>
      <w:r>
        <w:rPr>
          <w:lang w:val="pt-PT"/>
        </w:rPr>
        <w:t>pairplots</w:t>
      </w:r>
      <w:proofErr w:type="spellEnd"/>
      <w:r>
        <w:rPr>
          <w:lang w:val="pt-PT"/>
        </w:rPr>
        <w:t xml:space="preserve"> a todas as variáveis numéricas de ‘dados_diarios.csv’, tendo como y o valor do preço. Deste gráfico não conseguimos tirar ilações valiosas. </w:t>
      </w:r>
    </w:p>
    <w:p w14:paraId="7E850606" w14:textId="24A7084F" w:rsidR="00006949" w:rsidRPr="00D22508" w:rsidRDefault="00006949" w:rsidP="00006949">
      <w:pPr>
        <w:pStyle w:val="Text"/>
        <w:rPr>
          <w:lang w:val="pt-PT"/>
        </w:rPr>
      </w:pPr>
      <w:r>
        <w:rPr>
          <w:lang w:val="pt-PT"/>
        </w:rPr>
        <w:t xml:space="preserve">Por fim, fez-se os </w:t>
      </w:r>
      <w:proofErr w:type="spellStart"/>
      <w:r>
        <w:rPr>
          <w:lang w:val="pt-PT"/>
        </w:rPr>
        <w:t>boxplots</w:t>
      </w:r>
      <w:proofErr w:type="spellEnd"/>
      <w:r>
        <w:rPr>
          <w:lang w:val="pt-PT"/>
        </w:rPr>
        <w:t xml:space="preserve"> de algumas variáveis só para perceber a sua distribuição em relação às regiões </w:t>
      </w:r>
      <w:proofErr w:type="spellStart"/>
      <w:r>
        <w:rPr>
          <w:lang w:val="pt-PT"/>
        </w:rPr>
        <w:t>inter-quantis</w:t>
      </w:r>
      <w:proofErr w:type="spellEnd"/>
      <w:r>
        <w:rPr>
          <w:lang w:val="pt-PT"/>
        </w:rPr>
        <w:t xml:space="preserve"> e verificar se existem valores que se encontram fora da distribuição expectável que poderiam ser considerados </w:t>
      </w:r>
      <w:proofErr w:type="spellStart"/>
      <w:r>
        <w:rPr>
          <w:lang w:val="pt-PT"/>
        </w:rPr>
        <w:t>outliers</w:t>
      </w:r>
      <w:proofErr w:type="spellEnd"/>
      <w:r>
        <w:rPr>
          <w:lang w:val="pt-PT"/>
        </w:rPr>
        <w:t xml:space="preserve">. Apenas nos valores médios da velocidade do vento encontramos valores superiores ao máximo e que deste modo poderíamos optar por os eliminar considerando-os </w:t>
      </w:r>
      <w:proofErr w:type="spellStart"/>
      <w:r>
        <w:rPr>
          <w:lang w:val="pt-PT"/>
        </w:rPr>
        <w:t>outliers</w:t>
      </w:r>
      <w:proofErr w:type="spellEnd"/>
      <w:r>
        <w:rPr>
          <w:lang w:val="pt-PT"/>
        </w:rPr>
        <w:t xml:space="preserve">. Como a maior parte dos valores extremos encontram-se perto do máximo e a entidade fornecedor destes dados é fidedigna decidimos manter todos os dados também por forma a poder tirar ilações relevantes de todo o espaço temporal em análise. </w:t>
      </w:r>
    </w:p>
    <w:p w14:paraId="66A859B4" w14:textId="19AAA4F1" w:rsidR="00AA30B7" w:rsidRDefault="00AA30B7" w:rsidP="0043057D">
      <w:pPr>
        <w:pStyle w:val="Text"/>
        <w:rPr>
          <w:lang w:val="pt-PT"/>
        </w:rPr>
      </w:pPr>
    </w:p>
    <w:p w14:paraId="15844FC1" w14:textId="703BB5D3" w:rsidR="00006949" w:rsidRPr="00AA30B7" w:rsidRDefault="005B43FD" w:rsidP="008C5CAA">
      <w:pPr>
        <w:pStyle w:val="HeadingSection"/>
        <w:rPr>
          <w:lang w:val="pt-PT"/>
        </w:rPr>
      </w:pPr>
      <w:r>
        <w:rPr>
          <w:noProof/>
          <w:lang w:val="pt-PT"/>
        </w:rPr>
        <w:lastRenderedPageBreak/>
        <w:drawing>
          <wp:anchor distT="0" distB="0" distL="114300" distR="114300" simplePos="0" relativeHeight="251662336" behindDoc="0" locked="0" layoutInCell="1" allowOverlap="1" wp14:anchorId="4D0EB83B" wp14:editId="22644A89">
            <wp:simplePos x="0" y="0"/>
            <wp:positionH relativeFrom="margin">
              <wp:posOffset>522605</wp:posOffset>
            </wp:positionH>
            <wp:positionV relativeFrom="paragraph">
              <wp:posOffset>31750</wp:posOffset>
            </wp:positionV>
            <wp:extent cx="2067560" cy="2757170"/>
            <wp:effectExtent l="0" t="1905" r="6985" b="6985"/>
            <wp:wrapThrough wrapText="bothSides">
              <wp:wrapPolygon edited="0">
                <wp:start x="21620" y="15"/>
                <wp:lineTo x="126" y="15"/>
                <wp:lineTo x="126" y="21505"/>
                <wp:lineTo x="21620" y="21505"/>
                <wp:lineTo x="21620" y="15"/>
              </wp:wrapPolygon>
            </wp:wrapThrough>
            <wp:docPr id="2038287708"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rot="16200000">
                      <a:off x="0" y="0"/>
                      <a:ext cx="2067560" cy="2757170"/>
                    </a:xfrm>
                    <a:prstGeom prst="rect">
                      <a:avLst/>
                    </a:prstGeom>
                    <a:noFill/>
                  </pic:spPr>
                </pic:pic>
              </a:graphicData>
            </a:graphic>
            <wp14:sizeRelH relativeFrom="margin">
              <wp14:pctWidth>0</wp14:pctWidth>
            </wp14:sizeRelH>
            <wp14:sizeRelV relativeFrom="margin">
              <wp14:pctHeight>0</wp14:pctHeight>
            </wp14:sizeRelV>
          </wp:anchor>
        </w:drawing>
      </w:r>
      <w:r w:rsidR="00006949">
        <w:rPr>
          <w:lang w:val="pt-PT"/>
        </w:rPr>
        <w:t>6</w:t>
      </w:r>
      <w:r w:rsidR="00006949" w:rsidRPr="00C57978">
        <w:rPr>
          <w:lang w:val="pt-PT"/>
        </w:rPr>
        <w:tab/>
      </w:r>
      <w:r w:rsidR="00006949">
        <w:rPr>
          <w:lang w:val="pt-PT"/>
        </w:rPr>
        <w:t>Design</w:t>
      </w:r>
    </w:p>
    <w:p w14:paraId="0FF44B8D" w14:textId="5208884D" w:rsidR="00006949" w:rsidRDefault="00006949" w:rsidP="00006949">
      <w:pPr>
        <w:pStyle w:val="Text"/>
        <w:rPr>
          <w:lang w:val="pt-PT"/>
        </w:rPr>
      </w:pPr>
      <w:r w:rsidRPr="00700C5A">
        <w:rPr>
          <w:lang w:val="pt-PT"/>
        </w:rPr>
        <w:t>Sazonalidade na Produção Energética (página nº1)</w:t>
      </w:r>
    </w:p>
    <w:p w14:paraId="2A0308B0" w14:textId="71ED5EDA" w:rsidR="00006949" w:rsidRPr="00700C5A" w:rsidRDefault="00006949" w:rsidP="00006949">
      <w:pPr>
        <w:pStyle w:val="Text"/>
        <w:rPr>
          <w:lang w:val="pt-PT"/>
        </w:rPr>
      </w:pPr>
    </w:p>
    <w:p w14:paraId="5170FEB6" w14:textId="02E10455" w:rsidR="00006949" w:rsidRPr="00700C5A" w:rsidRDefault="00006949" w:rsidP="00006949">
      <w:pPr>
        <w:pStyle w:val="Text"/>
        <w:rPr>
          <w:lang w:val="pt-PT"/>
        </w:rPr>
      </w:pPr>
      <w:r w:rsidRPr="00700C5A">
        <w:rPr>
          <w:lang w:val="pt-PT"/>
        </w:rPr>
        <w:t>•</w:t>
      </w:r>
      <w:r w:rsidRPr="00700C5A">
        <w:rPr>
          <w:lang w:val="pt-PT"/>
        </w:rPr>
        <w:tab/>
      </w:r>
      <w:proofErr w:type="spellStart"/>
      <w:r w:rsidRPr="00700C5A">
        <w:rPr>
          <w:lang w:val="pt-PT"/>
        </w:rPr>
        <w:t>Timeseries</w:t>
      </w:r>
      <w:proofErr w:type="spellEnd"/>
      <w:r w:rsidRPr="00700C5A">
        <w:rPr>
          <w:lang w:val="pt-PT"/>
        </w:rPr>
        <w:t xml:space="preserve"> com todos os tipos de produção diferenciável, sendo possível observar a média móvel, alterar o intervalo de tempo e a janela temporal, permitindo analisar a evolução temporal da produção energética por fonte, identificar tendências de longo prazo através da média móvel e comparar comportamentos sazonais entre diferentes tipos de energia;</w:t>
      </w:r>
      <w:r>
        <w:rPr>
          <w:lang w:val="pt-PT"/>
        </w:rPr>
        <w:t xml:space="preserve"> (</w:t>
      </w:r>
      <w:r w:rsidRPr="00700C5A">
        <w:rPr>
          <w:lang w:val="pt-PT"/>
        </w:rPr>
        <w:t>Horizontal no terço superior da página</w:t>
      </w:r>
      <w:r>
        <w:rPr>
          <w:lang w:val="pt-PT"/>
        </w:rPr>
        <w:t>)</w:t>
      </w:r>
    </w:p>
    <w:p w14:paraId="53E3EB54" w14:textId="48486E2E" w:rsidR="00006949" w:rsidRDefault="00006949" w:rsidP="0043057D">
      <w:pPr>
        <w:pStyle w:val="Text"/>
        <w:rPr>
          <w:lang w:val="pt-PT"/>
        </w:rPr>
      </w:pPr>
    </w:p>
    <w:p w14:paraId="4D85633C" w14:textId="56924FC2" w:rsidR="00AA30B7" w:rsidRPr="00700C5A" w:rsidRDefault="00AA30B7" w:rsidP="00AA30B7">
      <w:pPr>
        <w:pStyle w:val="Text"/>
        <w:rPr>
          <w:lang w:val="pt-PT"/>
        </w:rPr>
      </w:pPr>
      <w:r w:rsidRPr="00700C5A">
        <w:rPr>
          <w:lang w:val="pt-PT"/>
        </w:rPr>
        <w:t>•</w:t>
      </w:r>
      <w:r w:rsidRPr="00700C5A">
        <w:rPr>
          <w:lang w:val="pt-PT"/>
        </w:rPr>
        <w:tab/>
        <w:t>Gráfico com a média da produção total em cada mês, para cada tipo de produção, conseguindo perceber em que meses cada fonte energética tem maior ou menor relevância;</w:t>
      </w:r>
      <w:r>
        <w:rPr>
          <w:lang w:val="pt-PT"/>
        </w:rPr>
        <w:t xml:space="preserve"> (</w:t>
      </w:r>
      <w:r w:rsidRPr="00700C5A">
        <w:rPr>
          <w:lang w:val="pt-PT"/>
        </w:rPr>
        <w:t>Horizontal no terço do meio da página</w:t>
      </w:r>
      <w:r>
        <w:rPr>
          <w:lang w:val="pt-PT"/>
        </w:rPr>
        <w:t>)</w:t>
      </w:r>
    </w:p>
    <w:p w14:paraId="113CDEAC" w14:textId="474DA080" w:rsidR="00AA30B7" w:rsidRPr="00700C5A" w:rsidRDefault="005B43FD" w:rsidP="00AA30B7">
      <w:pPr>
        <w:pStyle w:val="Text"/>
        <w:rPr>
          <w:lang w:val="pt-PT"/>
        </w:rPr>
      </w:pPr>
      <w:r>
        <w:rPr>
          <w:noProof/>
          <w:lang w:val="pt-PT"/>
        </w:rPr>
        <w:drawing>
          <wp:anchor distT="0" distB="0" distL="114300" distR="114300" simplePos="0" relativeHeight="251666432" behindDoc="1" locked="0" layoutInCell="1" allowOverlap="1" wp14:anchorId="00910223" wp14:editId="4E19ECF6">
            <wp:simplePos x="0" y="0"/>
            <wp:positionH relativeFrom="margin">
              <wp:posOffset>475615</wp:posOffset>
            </wp:positionH>
            <wp:positionV relativeFrom="paragraph">
              <wp:posOffset>620395</wp:posOffset>
            </wp:positionV>
            <wp:extent cx="2084070" cy="2779395"/>
            <wp:effectExtent l="0" t="4763" r="6668" b="6667"/>
            <wp:wrapTopAndBottom/>
            <wp:docPr id="711847447"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rot="16200000">
                      <a:off x="0" y="0"/>
                      <a:ext cx="2084070" cy="2779395"/>
                    </a:xfrm>
                    <a:prstGeom prst="rect">
                      <a:avLst/>
                    </a:prstGeom>
                    <a:noFill/>
                  </pic:spPr>
                </pic:pic>
              </a:graphicData>
            </a:graphic>
            <wp14:sizeRelH relativeFrom="margin">
              <wp14:pctWidth>0</wp14:pctWidth>
            </wp14:sizeRelH>
            <wp14:sizeRelV relativeFrom="margin">
              <wp14:pctHeight>0</wp14:pctHeight>
            </wp14:sizeRelV>
          </wp:anchor>
        </w:drawing>
      </w:r>
      <w:r w:rsidR="00AA30B7" w:rsidRPr="00700C5A">
        <w:rPr>
          <w:lang w:val="pt-PT"/>
        </w:rPr>
        <w:t>•</w:t>
      </w:r>
      <w:r w:rsidR="00AA30B7" w:rsidRPr="00700C5A">
        <w:rPr>
          <w:lang w:val="pt-PT"/>
        </w:rPr>
        <w:tab/>
        <w:t xml:space="preserve">Diagrama em espiral com total das produções anuais (proporciona uma visão comparativa entre anos, ajudando a identificar variações </w:t>
      </w:r>
      <w:proofErr w:type="spellStart"/>
      <w:r w:rsidR="00AA30B7" w:rsidRPr="00700C5A">
        <w:rPr>
          <w:lang w:val="pt-PT"/>
        </w:rPr>
        <w:t>interanuais</w:t>
      </w:r>
      <w:proofErr w:type="spellEnd"/>
      <w:r w:rsidR="00AA30B7" w:rsidRPr="00700C5A">
        <w:rPr>
          <w:lang w:val="pt-PT"/>
        </w:rPr>
        <w:t xml:space="preserve"> e possíveis tendências de crescimento ou redução na produção total).</w:t>
      </w:r>
      <w:r w:rsidR="00AA30B7">
        <w:rPr>
          <w:lang w:val="pt-PT"/>
        </w:rPr>
        <w:t xml:space="preserve"> (</w:t>
      </w:r>
      <w:r w:rsidR="00AA30B7" w:rsidRPr="00700C5A">
        <w:rPr>
          <w:lang w:val="pt-PT"/>
        </w:rPr>
        <w:t>No terço do fundo da página</w:t>
      </w:r>
      <w:r w:rsidR="00AA30B7">
        <w:rPr>
          <w:lang w:val="pt-PT"/>
        </w:rPr>
        <w:t>)</w:t>
      </w:r>
    </w:p>
    <w:p w14:paraId="1EC865CF" w14:textId="77777777" w:rsidR="00AE4573" w:rsidRDefault="00AE4573" w:rsidP="00AA30B7">
      <w:pPr>
        <w:pStyle w:val="Text"/>
        <w:rPr>
          <w:lang w:val="pt-PT"/>
        </w:rPr>
      </w:pPr>
    </w:p>
    <w:p w14:paraId="6BA73D89" w14:textId="77777777" w:rsidR="00AE4573" w:rsidRDefault="00AE4573" w:rsidP="00AA30B7">
      <w:pPr>
        <w:pStyle w:val="Text"/>
        <w:rPr>
          <w:lang w:val="pt-PT"/>
        </w:rPr>
      </w:pPr>
    </w:p>
    <w:p w14:paraId="135EA3D5" w14:textId="77777777" w:rsidR="00AE4573" w:rsidRDefault="00AE4573" w:rsidP="00AA30B7">
      <w:pPr>
        <w:pStyle w:val="Text"/>
        <w:rPr>
          <w:lang w:val="pt-PT"/>
        </w:rPr>
      </w:pPr>
    </w:p>
    <w:p w14:paraId="4C9AA675" w14:textId="44873DE7" w:rsidR="00AA30B7" w:rsidRDefault="00AA30B7" w:rsidP="00AA30B7">
      <w:pPr>
        <w:pStyle w:val="Text"/>
        <w:rPr>
          <w:lang w:val="pt-PT"/>
        </w:rPr>
      </w:pPr>
      <w:r w:rsidRPr="00700C5A">
        <w:rPr>
          <w:lang w:val="pt-PT"/>
        </w:rPr>
        <w:t>Condições Meteorológicas na Produção Energética (página nº2)</w:t>
      </w:r>
    </w:p>
    <w:p w14:paraId="63F0A82D" w14:textId="49776A5D" w:rsidR="00AA30B7" w:rsidRPr="00700C5A" w:rsidRDefault="00AA30B7" w:rsidP="00AA30B7">
      <w:pPr>
        <w:pStyle w:val="Text"/>
        <w:rPr>
          <w:lang w:val="pt-PT"/>
        </w:rPr>
      </w:pPr>
    </w:p>
    <w:p w14:paraId="22709FBD" w14:textId="39DF55FC" w:rsidR="00AA30B7" w:rsidRPr="00700C5A" w:rsidRDefault="00AA30B7" w:rsidP="00AA30B7">
      <w:pPr>
        <w:pStyle w:val="Text"/>
        <w:rPr>
          <w:lang w:val="pt-PT"/>
        </w:rPr>
      </w:pPr>
      <w:r w:rsidRPr="00700C5A">
        <w:rPr>
          <w:lang w:val="pt-PT"/>
        </w:rPr>
        <w:t>•</w:t>
      </w:r>
      <w:r w:rsidRPr="00700C5A">
        <w:rPr>
          <w:lang w:val="pt-PT"/>
        </w:rPr>
        <w:tab/>
      </w:r>
      <w:proofErr w:type="spellStart"/>
      <w:r w:rsidRPr="00700C5A">
        <w:rPr>
          <w:lang w:val="pt-PT"/>
        </w:rPr>
        <w:t>Timeseries</w:t>
      </w:r>
      <w:proofErr w:type="spellEnd"/>
      <w:r w:rsidRPr="00700C5A">
        <w:rPr>
          <w:lang w:val="pt-PT"/>
        </w:rPr>
        <w:t xml:space="preserve"> das médias meteorológicas usando </w:t>
      </w:r>
      <w:proofErr w:type="spellStart"/>
      <w:r w:rsidRPr="00700C5A">
        <w:rPr>
          <w:lang w:val="pt-PT"/>
        </w:rPr>
        <w:t>dropdown</w:t>
      </w:r>
      <w:proofErr w:type="spellEnd"/>
      <w:r w:rsidRPr="00700C5A">
        <w:rPr>
          <w:lang w:val="pt-PT"/>
        </w:rPr>
        <w:t xml:space="preserve"> para analisar uma de cada vez, o que facilita a identificação de padrões climáticos e possíveis correlações com a produção energética;</w:t>
      </w:r>
      <w:r>
        <w:rPr>
          <w:lang w:val="pt-PT"/>
        </w:rPr>
        <w:t xml:space="preserve"> (</w:t>
      </w:r>
      <w:r w:rsidRPr="00700C5A">
        <w:rPr>
          <w:lang w:val="pt-PT"/>
        </w:rPr>
        <w:t>Horizontal no terço superior da página</w:t>
      </w:r>
      <w:r>
        <w:rPr>
          <w:lang w:val="pt-PT"/>
        </w:rPr>
        <w:t>)</w:t>
      </w:r>
    </w:p>
    <w:p w14:paraId="55ACE3E2" w14:textId="37FFAA9D" w:rsidR="00AA30B7" w:rsidRDefault="00AA30B7" w:rsidP="00AA30B7">
      <w:pPr>
        <w:pStyle w:val="Text"/>
        <w:rPr>
          <w:lang w:val="pt-PT"/>
        </w:rPr>
      </w:pPr>
      <w:r w:rsidRPr="00700C5A">
        <w:rPr>
          <w:lang w:val="pt-PT"/>
        </w:rPr>
        <w:t>•</w:t>
      </w:r>
      <w:r w:rsidRPr="00700C5A">
        <w:rPr>
          <w:lang w:val="pt-PT"/>
        </w:rPr>
        <w:tab/>
        <w:t xml:space="preserve">5 gráficos para os fatores meteorológicos (luz diária, temperatura, nebulosidade, velocidade do vento, precipitação), podendo-se selecionar a variável Y que corresponderia ao tipo de produção renovável. </w:t>
      </w:r>
      <w:proofErr w:type="spellStart"/>
      <w:r w:rsidRPr="00700C5A">
        <w:rPr>
          <w:lang w:val="pt-PT"/>
        </w:rPr>
        <w:t>Default</w:t>
      </w:r>
      <w:proofErr w:type="spellEnd"/>
      <w:r w:rsidRPr="00700C5A">
        <w:rPr>
          <w:lang w:val="pt-PT"/>
        </w:rPr>
        <w:t xml:space="preserve"> seria produção total. Assim conseguimos identificar quais fatores têm maior impacto em cada tipo de energia renovável.</w:t>
      </w:r>
      <w:r>
        <w:rPr>
          <w:lang w:val="pt-PT"/>
        </w:rPr>
        <w:t xml:space="preserve"> (</w:t>
      </w:r>
      <w:r w:rsidRPr="00700C5A">
        <w:rPr>
          <w:lang w:val="pt-PT"/>
        </w:rPr>
        <w:t>Resto da página (meio e inferior)</w:t>
      </w:r>
      <w:r>
        <w:rPr>
          <w:lang w:val="pt-PT"/>
        </w:rPr>
        <w:t>)</w:t>
      </w:r>
    </w:p>
    <w:p w14:paraId="64AF4737" w14:textId="232F9B5A" w:rsidR="00AA30B7" w:rsidRDefault="008C5CAA" w:rsidP="00AA30B7">
      <w:pPr>
        <w:pStyle w:val="Text"/>
        <w:rPr>
          <w:lang w:val="pt-PT"/>
        </w:rPr>
      </w:pPr>
      <w:r>
        <w:rPr>
          <w:noProof/>
          <w:lang w:val="pt-PT"/>
        </w:rPr>
        <w:drawing>
          <wp:anchor distT="0" distB="0" distL="114300" distR="114300" simplePos="0" relativeHeight="251664384" behindDoc="0" locked="0" layoutInCell="1" allowOverlap="1" wp14:anchorId="76E85D7C" wp14:editId="4491899C">
            <wp:simplePos x="0" y="0"/>
            <wp:positionH relativeFrom="column">
              <wp:posOffset>258445</wp:posOffset>
            </wp:positionH>
            <wp:positionV relativeFrom="page">
              <wp:posOffset>2487930</wp:posOffset>
            </wp:positionV>
            <wp:extent cx="2505075" cy="3340100"/>
            <wp:effectExtent l="0" t="0" r="9525" b="0"/>
            <wp:wrapThrough wrapText="bothSides">
              <wp:wrapPolygon edited="0">
                <wp:start x="0" y="0"/>
                <wp:lineTo x="0" y="21436"/>
                <wp:lineTo x="21518" y="21436"/>
                <wp:lineTo x="21518" y="0"/>
                <wp:lineTo x="0" y="0"/>
              </wp:wrapPolygon>
            </wp:wrapThrough>
            <wp:docPr id="1458421435"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505075" cy="3340100"/>
                    </a:xfrm>
                    <a:prstGeom prst="rect">
                      <a:avLst/>
                    </a:prstGeom>
                    <a:noFill/>
                  </pic:spPr>
                </pic:pic>
              </a:graphicData>
            </a:graphic>
            <wp14:sizeRelH relativeFrom="margin">
              <wp14:pctWidth>0</wp14:pctWidth>
            </wp14:sizeRelH>
            <wp14:sizeRelV relativeFrom="margin">
              <wp14:pctHeight>0</wp14:pctHeight>
            </wp14:sizeRelV>
          </wp:anchor>
        </w:drawing>
      </w:r>
    </w:p>
    <w:p w14:paraId="3DE630C9" w14:textId="35D40E26" w:rsidR="00006949" w:rsidRPr="00700C5A" w:rsidRDefault="00006949" w:rsidP="00AA30B7">
      <w:pPr>
        <w:pStyle w:val="Text"/>
        <w:rPr>
          <w:lang w:val="pt-PT"/>
        </w:rPr>
      </w:pPr>
    </w:p>
    <w:p w14:paraId="334BFB52" w14:textId="4867F10B" w:rsidR="00AA30B7" w:rsidRDefault="00AA30B7" w:rsidP="00AA30B7">
      <w:pPr>
        <w:pStyle w:val="Text"/>
        <w:rPr>
          <w:lang w:val="pt-PT"/>
        </w:rPr>
      </w:pPr>
      <w:r w:rsidRPr="00700C5A">
        <w:rPr>
          <w:lang w:val="pt-PT"/>
        </w:rPr>
        <w:t>Fatores que influenciam o preço da eletricidade (página nº3)</w:t>
      </w:r>
    </w:p>
    <w:p w14:paraId="04F559AD" w14:textId="12E40ECC" w:rsidR="00AA30B7" w:rsidRPr="00700C5A" w:rsidRDefault="00AA30B7" w:rsidP="00AA30B7">
      <w:pPr>
        <w:pStyle w:val="Text"/>
        <w:rPr>
          <w:lang w:val="pt-PT"/>
        </w:rPr>
      </w:pPr>
    </w:p>
    <w:p w14:paraId="537DF001" w14:textId="7BF518A4" w:rsidR="00AA30B7" w:rsidRPr="00700C5A" w:rsidRDefault="00AA30B7" w:rsidP="00AA30B7">
      <w:pPr>
        <w:pStyle w:val="Text"/>
        <w:rPr>
          <w:lang w:val="pt-PT"/>
        </w:rPr>
      </w:pPr>
      <w:r w:rsidRPr="00700C5A">
        <w:rPr>
          <w:lang w:val="pt-PT"/>
        </w:rPr>
        <w:t>•</w:t>
      </w:r>
      <w:r w:rsidRPr="00700C5A">
        <w:rPr>
          <w:lang w:val="pt-PT"/>
        </w:rPr>
        <w:tab/>
        <w:t xml:space="preserve">Cluster </w:t>
      </w:r>
      <w:proofErr w:type="spellStart"/>
      <w:r w:rsidRPr="00700C5A">
        <w:rPr>
          <w:lang w:val="pt-PT"/>
        </w:rPr>
        <w:t>and</w:t>
      </w:r>
      <w:proofErr w:type="spellEnd"/>
      <w:r w:rsidRPr="00700C5A">
        <w:rPr>
          <w:lang w:val="pt-PT"/>
        </w:rPr>
        <w:t xml:space="preserve"> Calendar </w:t>
      </w:r>
      <w:proofErr w:type="spellStart"/>
      <w:r w:rsidRPr="00700C5A">
        <w:rPr>
          <w:lang w:val="pt-PT"/>
        </w:rPr>
        <w:t>Based</w:t>
      </w:r>
      <w:proofErr w:type="spellEnd"/>
      <w:r w:rsidRPr="00700C5A">
        <w:rPr>
          <w:lang w:val="pt-PT"/>
        </w:rPr>
        <w:t xml:space="preserve"> </w:t>
      </w:r>
      <w:proofErr w:type="spellStart"/>
      <w:r w:rsidRPr="00700C5A">
        <w:rPr>
          <w:lang w:val="pt-PT"/>
        </w:rPr>
        <w:t>Visualization</w:t>
      </w:r>
      <w:proofErr w:type="spellEnd"/>
      <w:r w:rsidRPr="00700C5A">
        <w:rPr>
          <w:lang w:val="pt-PT"/>
        </w:rPr>
        <w:t xml:space="preserve"> para ver a evolução do preço. Com um k=3 fazemos clusters de dias pelo valor do preço. Para cada cluster ao lado vemos um </w:t>
      </w:r>
      <w:proofErr w:type="spellStart"/>
      <w:r w:rsidRPr="00700C5A">
        <w:rPr>
          <w:lang w:val="pt-PT"/>
        </w:rPr>
        <w:t>plot</w:t>
      </w:r>
      <w:proofErr w:type="spellEnd"/>
      <w:r w:rsidRPr="00700C5A">
        <w:rPr>
          <w:lang w:val="pt-PT"/>
        </w:rPr>
        <w:t xml:space="preserve"> com as diferentes produções para o cluster selecionado. Permite segmentar os dias em diferentes regimes de preço e analisar que combinações de produção energética estão associadas a preços baixos, médios ou elevados;</w:t>
      </w:r>
      <w:r>
        <w:rPr>
          <w:lang w:val="pt-PT"/>
        </w:rPr>
        <w:t xml:space="preserve"> (</w:t>
      </w:r>
      <w:r w:rsidRPr="00700C5A">
        <w:rPr>
          <w:lang w:val="pt-PT"/>
        </w:rPr>
        <w:t>Horizontal no terço superior da página</w:t>
      </w:r>
      <w:r>
        <w:rPr>
          <w:lang w:val="pt-PT"/>
        </w:rPr>
        <w:t>)</w:t>
      </w:r>
    </w:p>
    <w:p w14:paraId="216D2C02" w14:textId="2C85412A" w:rsidR="00AA30B7" w:rsidRPr="00700C5A" w:rsidRDefault="00AA30B7" w:rsidP="00AA30B7">
      <w:pPr>
        <w:pStyle w:val="Text"/>
        <w:rPr>
          <w:lang w:val="pt-PT"/>
        </w:rPr>
      </w:pPr>
      <w:r w:rsidRPr="00700C5A">
        <w:rPr>
          <w:lang w:val="pt-PT"/>
        </w:rPr>
        <w:t>•</w:t>
      </w:r>
      <w:r w:rsidRPr="00700C5A">
        <w:rPr>
          <w:lang w:val="pt-PT"/>
        </w:rPr>
        <w:tab/>
        <w:t xml:space="preserve">Gráfico a comparar as condições meteorológicas com o preço, individualmente, através de </w:t>
      </w:r>
      <w:proofErr w:type="spellStart"/>
      <w:r w:rsidRPr="00700C5A">
        <w:rPr>
          <w:lang w:val="pt-PT"/>
        </w:rPr>
        <w:t>dropdown</w:t>
      </w:r>
      <w:proofErr w:type="spellEnd"/>
      <w:r w:rsidRPr="00700C5A">
        <w:rPr>
          <w:lang w:val="pt-PT"/>
        </w:rPr>
        <w:t>, ajudando a identificar relações diretas entre variáveis meteorológicas e o preço da eletricidade;</w:t>
      </w:r>
      <w:r>
        <w:rPr>
          <w:lang w:val="pt-PT"/>
        </w:rPr>
        <w:t xml:space="preserve"> (</w:t>
      </w:r>
      <w:r w:rsidRPr="00700C5A">
        <w:rPr>
          <w:lang w:val="pt-PT"/>
        </w:rPr>
        <w:t>Horizontal no terço do meio da página</w:t>
      </w:r>
      <w:r>
        <w:rPr>
          <w:lang w:val="pt-PT"/>
        </w:rPr>
        <w:t>)</w:t>
      </w:r>
    </w:p>
    <w:p w14:paraId="0C8A9FD4" w14:textId="4DD2A6BA" w:rsidR="00AA30B7" w:rsidRPr="00700C5A" w:rsidRDefault="00AA30B7" w:rsidP="00AA30B7">
      <w:pPr>
        <w:pStyle w:val="Text"/>
        <w:rPr>
          <w:lang w:val="pt-PT"/>
        </w:rPr>
      </w:pPr>
      <w:r w:rsidRPr="00700C5A">
        <w:rPr>
          <w:lang w:val="pt-PT"/>
        </w:rPr>
        <w:t>•</w:t>
      </w:r>
      <w:r w:rsidRPr="00700C5A">
        <w:rPr>
          <w:lang w:val="pt-PT"/>
        </w:rPr>
        <w:tab/>
        <w:t xml:space="preserve">Gráfico das produções renováveis </w:t>
      </w:r>
      <w:proofErr w:type="spellStart"/>
      <w:r w:rsidRPr="00700C5A">
        <w:rPr>
          <w:lang w:val="pt-PT"/>
        </w:rPr>
        <w:t>vs</w:t>
      </w:r>
      <w:proofErr w:type="spellEnd"/>
      <w:r w:rsidRPr="00700C5A">
        <w:rPr>
          <w:lang w:val="pt-PT"/>
        </w:rPr>
        <w:t xml:space="preserve"> preço. Assim podemos analisar o impacto da produção de energias renováveis no preço da eletricidade, ajudando a perceber se maior produção renovável contribui para a redução do preço.</w:t>
      </w:r>
      <w:r>
        <w:rPr>
          <w:lang w:val="pt-PT"/>
        </w:rPr>
        <w:t xml:space="preserve"> (</w:t>
      </w:r>
      <w:r w:rsidRPr="00700C5A">
        <w:rPr>
          <w:lang w:val="pt-PT"/>
        </w:rPr>
        <w:t>No terço do fundo da página</w:t>
      </w:r>
      <w:r>
        <w:rPr>
          <w:lang w:val="pt-PT"/>
        </w:rPr>
        <w:t>)</w:t>
      </w:r>
    </w:p>
    <w:p w14:paraId="64868B67" w14:textId="1B4CA8C0" w:rsidR="00AA30B7" w:rsidRPr="006A1303" w:rsidRDefault="00AA30B7" w:rsidP="0043057D">
      <w:pPr>
        <w:pStyle w:val="Text"/>
        <w:rPr>
          <w:lang w:val="pt-PT"/>
        </w:rPr>
      </w:pPr>
      <w:r w:rsidRPr="00700C5A">
        <w:rPr>
          <w:lang w:val="pt-PT"/>
        </w:rPr>
        <w:lastRenderedPageBreak/>
        <w:t>Esta proposta representa a nossa ideia inicial de estrutura e análise, podendo ser ajustada e refinada ao longo do desenvolvimento do projeto conforme novas necessidades ou insights surjam.</w:t>
      </w:r>
    </w:p>
    <w:p w14:paraId="6689F0C6" w14:textId="1B27D0DD" w:rsidR="00A855AC" w:rsidRDefault="00554D14" w:rsidP="00C86EAD">
      <w:pPr>
        <w:pStyle w:val="HeadingSection"/>
        <w:rPr>
          <w:lang w:val="pt-PT"/>
        </w:rPr>
      </w:pPr>
      <w:r w:rsidRPr="00700C5A">
        <w:rPr>
          <w:lang w:val="pt-PT"/>
        </w:rPr>
        <w:t>7</w:t>
      </w:r>
      <w:r w:rsidRPr="00700C5A">
        <w:rPr>
          <w:lang w:val="pt-PT"/>
        </w:rPr>
        <w:tab/>
      </w:r>
      <w:proofErr w:type="spellStart"/>
      <w:r w:rsidRPr="00700C5A">
        <w:rPr>
          <w:lang w:val="pt-PT"/>
        </w:rPr>
        <w:t>Implementation</w:t>
      </w:r>
      <w:proofErr w:type="spellEnd"/>
    </w:p>
    <w:p w14:paraId="1D53FBA2" w14:textId="3EFFE279" w:rsidR="00C004CC" w:rsidRDefault="00794080" w:rsidP="00C004CC">
      <w:pPr>
        <w:pStyle w:val="Text"/>
        <w:rPr>
          <w:lang w:val="pt-PT"/>
        </w:rPr>
      </w:pPr>
      <w:r w:rsidRPr="00794080">
        <w:rPr>
          <w:lang w:val="pt-PT"/>
        </w:rPr>
        <w:t xml:space="preserve">Tal como abordado no </w:t>
      </w:r>
      <w:r w:rsidR="00A331EC">
        <w:rPr>
          <w:lang w:val="pt-PT"/>
        </w:rPr>
        <w:t>capítulo</w:t>
      </w:r>
      <w:r>
        <w:rPr>
          <w:lang w:val="pt-PT"/>
        </w:rPr>
        <w:t xml:space="preserve"> anterior, decidimos explorar o nosso tema usando três menus: um para estudar a sazonalidade da produção energética, outro para estudar o efeito das condições meteorológicas </w:t>
      </w:r>
      <w:r w:rsidR="00441EF4">
        <w:rPr>
          <w:lang w:val="pt-PT"/>
        </w:rPr>
        <w:t>na produção das diferentes energias renováveis e por fim um para ver o efeito destes diferentes fatores no preço da energia.</w:t>
      </w:r>
    </w:p>
    <w:p w14:paraId="38BFD456" w14:textId="52B62EBB" w:rsidR="00441EF4" w:rsidRDefault="00441EF4" w:rsidP="00C004CC">
      <w:pPr>
        <w:pStyle w:val="Text"/>
        <w:rPr>
          <w:lang w:val="pt-PT"/>
        </w:rPr>
      </w:pPr>
      <w:r>
        <w:rPr>
          <w:lang w:val="pt-PT"/>
        </w:rPr>
        <w:t xml:space="preserve">Implementamos estes menus usando </w:t>
      </w:r>
      <w:proofErr w:type="spellStart"/>
      <w:r>
        <w:rPr>
          <w:lang w:val="pt-PT"/>
        </w:rPr>
        <w:t>tabs</w:t>
      </w:r>
      <w:proofErr w:type="spellEnd"/>
      <w:r>
        <w:rPr>
          <w:lang w:val="pt-PT"/>
        </w:rPr>
        <w:t xml:space="preserve"> e começando pela primeira, sazonalidade, conseguimos ver no primeiro gráfico a variação da produção energética discriminada por tipo ao longo do </w:t>
      </w:r>
      <w:r w:rsidR="00E36A7A">
        <w:rPr>
          <w:lang w:val="pt-PT"/>
        </w:rPr>
        <w:t xml:space="preserve">tempo em estudo. </w:t>
      </w:r>
    </w:p>
    <w:p w14:paraId="3BA46728" w14:textId="3A224A47" w:rsidR="00E36A7A" w:rsidRDefault="00E36A7A" w:rsidP="00C004CC">
      <w:pPr>
        <w:pStyle w:val="Text"/>
        <w:rPr>
          <w:lang w:val="pt-PT"/>
        </w:rPr>
      </w:pPr>
      <w:r>
        <w:rPr>
          <w:lang w:val="pt-PT"/>
        </w:rPr>
        <w:t xml:space="preserve">De maneira semelhante procuramos perceber as tendências </w:t>
      </w:r>
      <w:r w:rsidR="00166C82">
        <w:rPr>
          <w:lang w:val="pt-PT"/>
        </w:rPr>
        <w:t>das produções usando gráficos circulares. Damos a opção ao utilizador para escolher que tipo de produção pretende visualizar e distinguimos cada ano dando uma cor diferente à barra, mantendo a cor principal de maneira igual aos outros gráficos. Observando estes gráficos circulares é possível perceber as tendências ao longo de um ano, nomeadamente uma menor produção de energia fotovoltaica nos meses de inverno, de hídrica no verão ou de como os meses de verão têm a tendência de ser os meses onde a produção energética total.</w:t>
      </w:r>
    </w:p>
    <w:p w14:paraId="58105E3B" w14:textId="2C2BC8CC" w:rsidR="00166C82" w:rsidRDefault="00166C82" w:rsidP="00C004CC">
      <w:pPr>
        <w:pStyle w:val="Text"/>
        <w:rPr>
          <w:lang w:val="pt-PT"/>
        </w:rPr>
      </w:pPr>
      <w:r>
        <w:rPr>
          <w:lang w:val="pt-PT"/>
        </w:rPr>
        <w:t>Com o intuito de analisar a evolução de um ano para outro e assim comparar as produções do mesmo mês em anos diferentes procedemos ao desenvolvimento de um gráfico espiral.</w:t>
      </w:r>
      <w:r w:rsidR="008F3CB8">
        <w:rPr>
          <w:lang w:val="pt-PT"/>
        </w:rPr>
        <w:t xml:space="preserve"> Para construir este efeito de espiral tivemos de usar o </w:t>
      </w:r>
      <w:proofErr w:type="spellStart"/>
      <w:r w:rsidR="008F3CB8">
        <w:rPr>
          <w:lang w:val="pt-PT"/>
        </w:rPr>
        <w:t>Barpolar</w:t>
      </w:r>
      <w:proofErr w:type="spellEnd"/>
      <w:r w:rsidR="008F3CB8">
        <w:rPr>
          <w:lang w:val="pt-PT"/>
        </w:rPr>
        <w:t xml:space="preserve"> da biblioteca </w:t>
      </w:r>
      <w:proofErr w:type="spellStart"/>
      <w:r w:rsidR="008F3CB8">
        <w:rPr>
          <w:lang w:val="pt-PT"/>
        </w:rPr>
        <w:t>graph_objects</w:t>
      </w:r>
      <w:proofErr w:type="spellEnd"/>
      <w:r w:rsidR="008F3CB8">
        <w:rPr>
          <w:lang w:val="pt-PT"/>
        </w:rPr>
        <w:t xml:space="preserve"> do </w:t>
      </w:r>
      <w:proofErr w:type="spellStart"/>
      <w:r w:rsidR="008F3CB8">
        <w:rPr>
          <w:lang w:val="pt-PT"/>
        </w:rPr>
        <w:t>plotly</w:t>
      </w:r>
      <w:proofErr w:type="spellEnd"/>
      <w:r>
        <w:rPr>
          <w:lang w:val="pt-PT"/>
        </w:rPr>
        <w:t xml:space="preserve"> </w:t>
      </w:r>
      <w:r w:rsidR="007F7135">
        <w:rPr>
          <w:lang w:val="pt-PT"/>
        </w:rPr>
        <w:t xml:space="preserve">e aumentar o valor da base conforme se insere barras. O tamanho da barra, r, foi calculado dividindo-se o valor da produção um </w:t>
      </w:r>
      <w:proofErr w:type="spellStart"/>
      <w:r w:rsidR="007F7135">
        <w:rPr>
          <w:lang w:val="pt-PT"/>
        </w:rPr>
        <w:t>norm_factor</w:t>
      </w:r>
      <w:proofErr w:type="spellEnd"/>
      <w:r w:rsidR="007F7135">
        <w:rPr>
          <w:lang w:val="pt-PT"/>
        </w:rPr>
        <w:t xml:space="preserve"> que corresponde ao valor máximo da produção multiplicado por 0.05 (tendo sido experimentados outros valores e ficado mais satisfeito com os resultados usando este).</w:t>
      </w:r>
      <w:r w:rsidR="00B0091D">
        <w:rPr>
          <w:lang w:val="pt-PT"/>
        </w:rPr>
        <w:t xml:space="preserve"> Também neste gráfico é possível selecionar o tipo de tecnologia usada para a produção energética destacando-se possíveis leituras: o mês de janeiro tem tido sucessivas menores produções de energia hídrica entre 2023 e 2025, enquanto em maio observamos aumentos. Eólica sendo a que mais contribui para o total da produção nacional tem vindo a oscilar pouco nos meses de novembro e dezembro. Para finalizar este segmento, temos um gráfico para permitir a análise mais detalhada de um mês que tenha suscitado curiosidade no utilizador. É-lhe permitido selecionar o mês e ano e também </w:t>
      </w:r>
      <w:r w:rsidR="00517E50">
        <w:rPr>
          <w:lang w:val="pt-PT"/>
        </w:rPr>
        <w:t xml:space="preserve">o intervalo de tempo para agrupar os valores. Selecionando a janela de valores também é possível reduzir a análise para um dia e ver </w:t>
      </w:r>
      <w:r w:rsidR="00A331EC">
        <w:rPr>
          <w:lang w:val="pt-PT"/>
        </w:rPr>
        <w:t>que pico</w:t>
      </w:r>
      <w:r w:rsidR="00517E50">
        <w:rPr>
          <w:lang w:val="pt-PT"/>
        </w:rPr>
        <w:t xml:space="preserve"> de valores em outubro de 2025, por exemplo, entre a 1:00 e 1.45 de dia 26 corresponde à mudança da hora estando assim justificado valores duas vezes maiores do que o expectável já que a hora 1:00-2:00 nesse dia ocorreu duas vezes por assim dizer. </w:t>
      </w:r>
    </w:p>
    <w:p w14:paraId="31FD0A98" w14:textId="77777777" w:rsidR="00394733" w:rsidRDefault="00394733" w:rsidP="00C004CC">
      <w:pPr>
        <w:pStyle w:val="Text"/>
        <w:rPr>
          <w:lang w:val="pt-PT"/>
        </w:rPr>
      </w:pPr>
    </w:p>
    <w:p w14:paraId="223EF3D9" w14:textId="70CA168C" w:rsidR="00394733" w:rsidRPr="00394733" w:rsidRDefault="00394733" w:rsidP="00394733">
      <w:pPr>
        <w:pStyle w:val="Text"/>
        <w:rPr>
          <w:lang w:val="pt-PT"/>
        </w:rPr>
      </w:pPr>
      <w:r w:rsidRPr="00394733">
        <w:rPr>
          <w:lang w:val="pt-PT"/>
        </w:rPr>
        <w:t xml:space="preserve">Na segunda </w:t>
      </w:r>
      <w:proofErr w:type="spellStart"/>
      <w:r w:rsidRPr="00394733">
        <w:rPr>
          <w:lang w:val="pt-PT"/>
        </w:rPr>
        <w:t>tab</w:t>
      </w:r>
      <w:proofErr w:type="spellEnd"/>
      <w:r w:rsidRPr="00394733">
        <w:rPr>
          <w:lang w:val="pt-PT"/>
        </w:rPr>
        <w:t xml:space="preserve"> procurámos estudar o efeito das condições meteorológicas na produção energética renovável. Começámos por implementar um gráfico temporal onde o utilizador </w:t>
      </w:r>
      <w:r w:rsidRPr="00394733">
        <w:rPr>
          <w:lang w:val="pt-PT"/>
        </w:rPr>
        <w:t xml:space="preserve">pode selecionar a variável meteorológica que pretende observar: luz diária de sol, temperatura, velocidade do vento, precipitação ou nebulosidade. Para variáveis como temperatura, vento e nebulosidade optámos por representar os valores mínimo, médio e máximo, permitindo uma leitura mais completa da sua evolução ao longo do período em estudo. No caso da precipitação e da luz solar, representámos a série diária correspondente, mantendo o tipo de interação temporal através do </w:t>
      </w:r>
      <w:proofErr w:type="spellStart"/>
      <w:r w:rsidRPr="00394733">
        <w:rPr>
          <w:lang w:val="pt-PT"/>
        </w:rPr>
        <w:t>rangeslider</w:t>
      </w:r>
      <w:proofErr w:type="spellEnd"/>
      <w:r w:rsidRPr="00394733">
        <w:rPr>
          <w:lang w:val="pt-PT"/>
        </w:rPr>
        <w:t>.</w:t>
      </w:r>
    </w:p>
    <w:p w14:paraId="641D9064" w14:textId="77777777" w:rsidR="00394733" w:rsidRPr="00394733" w:rsidRDefault="00394733" w:rsidP="00394733">
      <w:pPr>
        <w:pStyle w:val="Text"/>
        <w:rPr>
          <w:lang w:val="pt-PT"/>
        </w:rPr>
      </w:pPr>
      <w:r w:rsidRPr="00394733">
        <w:rPr>
          <w:lang w:val="pt-PT"/>
        </w:rPr>
        <w:t>De seguida, desenvolvemos uma matriz de correlações entre as variáveis meteorológicas e os diferentes tipos de produção energética. Para isso, agregámos a produção horária em valores diários e juntámos estes dados aos dados meteorológicos. A matriz permite observar relações relevantes entre variáveis, como a associação positiva entre velocidade do vento e produção eólica, ou entre luz solar e produção fotovoltaica. De forma complementar, a nebulosidade apresenta uma relação negativa com a produção fotovoltaica, o que está de acordo com o esperado. Este gráfico permite também comparar rapidamente quais os fatores meteorológicos que parecem estar mais associados a cada tecnologia.</w:t>
      </w:r>
    </w:p>
    <w:p w14:paraId="5D392DE2" w14:textId="77777777" w:rsidR="00394733" w:rsidRPr="00394733" w:rsidRDefault="00394733" w:rsidP="00394733">
      <w:pPr>
        <w:pStyle w:val="Text"/>
        <w:rPr>
          <w:lang w:val="pt-PT"/>
        </w:rPr>
      </w:pPr>
      <w:r w:rsidRPr="00394733">
        <w:rPr>
          <w:lang w:val="pt-PT"/>
        </w:rPr>
        <w:t>Por fim, implementámos um gráfico de comparação direta entre uma variável meteorológica e uma tecnologia de produção selecionada pelo utilizador. Neste caso, o utilizador escolhe simultaneamente o fator meteorológico e o tipo de produção, podendo comparar as duas séries temporais no mesmo gráfico através de dois eixos verticais. Esta visualização é particularmente útil para analisar períodos concretos em que uma alteração meteorológica parece coincidir com alterações na produção, como dias com maior vento e maior produção eólica, ou períodos com mais luz solar e maior produção fotovoltaica.</w:t>
      </w:r>
    </w:p>
    <w:p w14:paraId="30625E83" w14:textId="77777777" w:rsidR="00394733" w:rsidRDefault="00394733" w:rsidP="00C004CC">
      <w:pPr>
        <w:pStyle w:val="Text"/>
        <w:rPr>
          <w:lang w:val="pt-PT"/>
        </w:rPr>
      </w:pPr>
    </w:p>
    <w:p w14:paraId="5E899A18" w14:textId="77777777" w:rsidR="00394733" w:rsidRPr="00394733" w:rsidRDefault="00394733" w:rsidP="00394733">
      <w:pPr>
        <w:pStyle w:val="Text"/>
        <w:rPr>
          <w:lang w:val="pt-PT"/>
        </w:rPr>
      </w:pPr>
      <w:r w:rsidRPr="00394733">
        <w:rPr>
          <w:lang w:val="pt-PT"/>
        </w:rPr>
        <w:t xml:space="preserve">Na terceira </w:t>
      </w:r>
      <w:proofErr w:type="spellStart"/>
      <w:r w:rsidRPr="00394733">
        <w:rPr>
          <w:lang w:val="pt-PT"/>
        </w:rPr>
        <w:t>tab</w:t>
      </w:r>
      <w:proofErr w:type="spellEnd"/>
      <w:r w:rsidRPr="00394733">
        <w:rPr>
          <w:lang w:val="pt-PT"/>
        </w:rPr>
        <w:t xml:space="preserve"> focámo-nos na evolução do preço da eletricidade e na forma como este se relaciona com a produção energética. Começámos por construir uma série temporal do preço médio diário da eletricidade, acrescentando uma média móvel de 7 dias. Esta média móvel permite suavizar oscilações diárias e tornar mais visíveis tendências gerais, períodos de subida ou descida e eventuais momentos de maior instabilidade no preço.</w:t>
      </w:r>
    </w:p>
    <w:p w14:paraId="5FE9708B" w14:textId="77777777" w:rsidR="00394733" w:rsidRPr="00394733" w:rsidRDefault="00394733" w:rsidP="00394733">
      <w:pPr>
        <w:pStyle w:val="Text"/>
        <w:rPr>
          <w:lang w:val="pt-PT"/>
        </w:rPr>
      </w:pPr>
      <w:r w:rsidRPr="00394733">
        <w:rPr>
          <w:lang w:val="pt-PT"/>
        </w:rPr>
        <w:t>Para complementar esta análise, implementámos uma visualização baseada em calendário, onde os dias são agrupados em três categorias: preços mais baixos, preços intermédios e preços mais altos. Para obter estes grupos foi aplicado um agrupamento dos dias com base no preço médio diário, sendo depois os grupos ordenados de acordo com o valor médio do preço. O utilizador pode selecionar tanto o grupo de preços que pretende analisar como o ano, permitindo comparar padrões entre 2023, 2024 e 2025.</w:t>
      </w:r>
    </w:p>
    <w:p w14:paraId="198F7EEE" w14:textId="77777777" w:rsidR="00394733" w:rsidRPr="00394733" w:rsidRDefault="00394733" w:rsidP="00394733">
      <w:pPr>
        <w:pStyle w:val="Text"/>
        <w:rPr>
          <w:lang w:val="pt-PT"/>
        </w:rPr>
      </w:pPr>
      <w:r w:rsidRPr="00394733">
        <w:rPr>
          <w:lang w:val="pt-PT"/>
        </w:rPr>
        <w:t xml:space="preserve">Ao selecionar um grupo, o calendário destaca os dias pertencentes a esse intervalo de preços e, em simultâneo, apresenta o perfil médio diário de produção para esses mesmos dias, discriminado por energia eólica, hídrica e fotovoltaica. Esta abordagem permite perceber se determinados níveis de preço tendem a estar associados a perfis específicos de produção renovável. Por exemplo, observa-se que os dias de preços </w:t>
      </w:r>
      <w:r w:rsidRPr="00394733">
        <w:rPr>
          <w:lang w:val="pt-PT"/>
        </w:rPr>
        <w:lastRenderedPageBreak/>
        <w:t>mais baixos tendem a apresentar maior produção eólica média, enquanto os dias de preços mais altos surgem associados a uma menor contribuição média dessa tecnologia. Assim, esta página permite não só acompanhar a evolução do preço ao longo do tempo, mas também relacionar esses valores com a disponibilidade e comportamento das principais fontes renováveis.</w:t>
      </w:r>
    </w:p>
    <w:p w14:paraId="600E33C0" w14:textId="77777777" w:rsidR="00394733" w:rsidRPr="00794080" w:rsidRDefault="00394733" w:rsidP="00C004CC">
      <w:pPr>
        <w:pStyle w:val="Text"/>
        <w:rPr>
          <w:lang w:val="pt-PT"/>
        </w:rPr>
      </w:pPr>
    </w:p>
    <w:p w14:paraId="3D9C4455" w14:textId="141B2C6C" w:rsidR="00554D14" w:rsidRPr="00794080" w:rsidRDefault="00554D14" w:rsidP="00C86EAD">
      <w:pPr>
        <w:pStyle w:val="HeadingSection"/>
        <w:rPr>
          <w:lang w:val="pt-PT"/>
        </w:rPr>
      </w:pPr>
      <w:r w:rsidRPr="00794080">
        <w:rPr>
          <w:lang w:val="pt-PT"/>
        </w:rPr>
        <w:t>8</w:t>
      </w:r>
      <w:r w:rsidRPr="00794080">
        <w:rPr>
          <w:lang w:val="pt-PT"/>
        </w:rPr>
        <w:tab/>
      </w:r>
      <w:proofErr w:type="spellStart"/>
      <w:r w:rsidRPr="00794080">
        <w:rPr>
          <w:lang w:val="pt-PT"/>
        </w:rPr>
        <w:t>Evaluation</w:t>
      </w:r>
      <w:proofErr w:type="spellEnd"/>
    </w:p>
    <w:p w14:paraId="1B3621E4" w14:textId="000F800B" w:rsidR="00804E2D" w:rsidRPr="00DA74BE" w:rsidRDefault="00554D14" w:rsidP="00C86EAD">
      <w:pPr>
        <w:pStyle w:val="HeadingSection"/>
        <w:rPr>
          <w:lang w:val="pt-PT"/>
        </w:rPr>
      </w:pPr>
      <w:r w:rsidRPr="00DA74BE">
        <w:rPr>
          <w:lang w:val="pt-PT"/>
        </w:rPr>
        <w:t>9</w:t>
      </w:r>
      <w:r w:rsidRPr="00DA74BE">
        <w:rPr>
          <w:lang w:val="pt-PT"/>
        </w:rPr>
        <w:tab/>
      </w:r>
      <w:proofErr w:type="spellStart"/>
      <w:r w:rsidRPr="00DA74BE">
        <w:rPr>
          <w:lang w:val="pt-PT"/>
        </w:rPr>
        <w:t>Critical</w:t>
      </w:r>
      <w:proofErr w:type="spellEnd"/>
      <w:r w:rsidRPr="00DA74BE">
        <w:rPr>
          <w:lang w:val="pt-PT"/>
        </w:rPr>
        <w:t xml:space="preserve"> </w:t>
      </w:r>
      <w:proofErr w:type="spellStart"/>
      <w:r w:rsidRPr="00DA74BE">
        <w:rPr>
          <w:lang w:val="pt-PT"/>
        </w:rPr>
        <w:t>Reflection</w:t>
      </w:r>
      <w:proofErr w:type="spellEnd"/>
    </w:p>
    <w:p w14:paraId="0EFDA2E9" w14:textId="77777777" w:rsidR="006A12BA" w:rsidRDefault="006A12BA" w:rsidP="006A12BA">
      <w:pPr>
        <w:pStyle w:val="Text"/>
        <w:rPr>
          <w:lang w:val="pt-PT"/>
        </w:rPr>
      </w:pPr>
      <w:r w:rsidRPr="006A12BA">
        <w:rPr>
          <w:lang w:val="pt-PT"/>
        </w:rPr>
        <w:t xml:space="preserve">A visualização final revelou-se eficaz para explorar os dados de produção energética, meteorologia e preços de eletricidade em Portugal. A </w:t>
      </w:r>
      <w:proofErr w:type="spellStart"/>
      <w:r w:rsidRPr="006A12BA">
        <w:rPr>
          <w:lang w:val="pt-PT"/>
        </w:rPr>
        <w:t>dashboard</w:t>
      </w:r>
      <w:proofErr w:type="spellEnd"/>
      <w:r w:rsidRPr="006A12BA">
        <w:rPr>
          <w:lang w:val="pt-PT"/>
        </w:rPr>
        <w:t xml:space="preserve"> permitiu analisar diferentes dimensões dos dados de forma interativa, através de filtros por tecnologia, período temporal, condições meteorológicas e categorias de preço. Esta interatividade tornou mais fácil identificar padrões que seriam difíceis de observar apenas através de tabelas ou valores agregados. </w:t>
      </w:r>
    </w:p>
    <w:p w14:paraId="35C48DCC" w14:textId="77777777" w:rsidR="006A12BA" w:rsidRDefault="006A12BA" w:rsidP="006A12BA">
      <w:pPr>
        <w:pStyle w:val="Text"/>
        <w:rPr>
          <w:lang w:val="pt-PT"/>
        </w:rPr>
      </w:pPr>
    </w:p>
    <w:p w14:paraId="08DFEF11" w14:textId="77777777" w:rsidR="006A12BA" w:rsidRDefault="006A12BA" w:rsidP="006A12BA">
      <w:pPr>
        <w:pStyle w:val="Text"/>
        <w:rPr>
          <w:lang w:val="pt-PT"/>
        </w:rPr>
      </w:pPr>
      <w:r w:rsidRPr="006A12BA">
        <w:rPr>
          <w:lang w:val="pt-PT"/>
        </w:rPr>
        <w:t xml:space="preserve">De forma geral, a visualização respondeu bem às questões definidas inicialmente. Foi possível perceber em que períodos do ano determinados tipos de produção energética são mais relevantes, como a produção eólica nos meses de inverno e a produção fotovoltaica nos meses de verão. Também foi possível observar que a produção hídrica apresenta uma forte variação sazonal, estando mais associada a períodos com maior precipitação. Além disso, os gráficos de comparação entre meteorologia e produção ajudaram a identificar relações entre variáveis, como a influência da velocidade do vento na energia eólica e da luz solar na energia fotovoltaica. </w:t>
      </w:r>
    </w:p>
    <w:p w14:paraId="24944B06" w14:textId="77777777" w:rsidR="006A12BA" w:rsidRDefault="006A12BA" w:rsidP="006A12BA">
      <w:pPr>
        <w:pStyle w:val="Text"/>
        <w:rPr>
          <w:lang w:val="pt-PT"/>
        </w:rPr>
      </w:pPr>
    </w:p>
    <w:p w14:paraId="234F9DE1" w14:textId="72A44FBF" w:rsidR="006A12BA" w:rsidRDefault="006A12BA" w:rsidP="006A12BA">
      <w:pPr>
        <w:pStyle w:val="Text"/>
        <w:rPr>
          <w:lang w:val="pt-PT"/>
        </w:rPr>
      </w:pPr>
      <w:r w:rsidRPr="006A12BA">
        <w:rPr>
          <w:lang w:val="pt-PT"/>
        </w:rPr>
        <w:t xml:space="preserve">Uma das principais vantagens da </w:t>
      </w:r>
      <w:proofErr w:type="spellStart"/>
      <w:r w:rsidRPr="006A12BA">
        <w:rPr>
          <w:lang w:val="pt-PT"/>
        </w:rPr>
        <w:t>dashboard</w:t>
      </w:r>
      <w:proofErr w:type="spellEnd"/>
      <w:r w:rsidRPr="006A12BA">
        <w:rPr>
          <w:lang w:val="pt-PT"/>
        </w:rPr>
        <w:t xml:space="preserve"> foi permitir uma leitura visual imediata da sazonalidade e das relações entre variáveis. Sem este tipo de visualização, seria muito mais difícil detetar rapidamente padrões temporais, picos de produção, diferenças entre tecnologias e possíveis correlações com fatores meteorológicos. A utilização de gráficos interativos, como séries temporais, mapas de calor de correlação e gráficos comparativos, ajudou a transformar dados complexos em informação mais compreensível.</w:t>
      </w:r>
    </w:p>
    <w:p w14:paraId="1F30BA14" w14:textId="77777777" w:rsidR="006A12BA" w:rsidRPr="006A12BA" w:rsidRDefault="006A12BA" w:rsidP="006A12BA">
      <w:pPr>
        <w:pStyle w:val="Text"/>
        <w:rPr>
          <w:lang w:val="pt-PT"/>
        </w:rPr>
      </w:pPr>
    </w:p>
    <w:p w14:paraId="3B2329F9" w14:textId="77777777" w:rsidR="006A12BA" w:rsidRDefault="006A12BA" w:rsidP="006A12BA">
      <w:pPr>
        <w:pStyle w:val="Text"/>
        <w:rPr>
          <w:lang w:val="pt-PT"/>
        </w:rPr>
      </w:pPr>
      <w:r w:rsidRPr="006A12BA">
        <w:rPr>
          <w:lang w:val="pt-PT"/>
        </w:rPr>
        <w:t xml:space="preserve">Apesar disso, a solução ainda poderia ser melhorada. Algumas combinações de cores podem dificultar a interpretação quando duas linhas têm tonalidades semelhantes, embora isso tenha sido parcialmente corrigido. Também seria útil adicionar pequenas explicações junto dos gráficos, para orientar utilizadores menos familiarizados com dados energéticos. Outra melhoria possível seria permitir filtros por estação do ano, além de mês e ano, e incluir indicadores resumidos, como máximos, mínimos e médias por tecnologia. Por fim, a </w:t>
      </w:r>
      <w:proofErr w:type="spellStart"/>
      <w:r w:rsidRPr="006A12BA">
        <w:rPr>
          <w:lang w:val="pt-PT"/>
        </w:rPr>
        <w:t>dashboard</w:t>
      </w:r>
      <w:proofErr w:type="spellEnd"/>
      <w:r w:rsidRPr="006A12BA">
        <w:rPr>
          <w:lang w:val="pt-PT"/>
        </w:rPr>
        <w:t xml:space="preserve"> poderia beneficiar de uma maior uniformização visual entre gráficos, tornando a experiência mais consistente.</w:t>
      </w:r>
    </w:p>
    <w:p w14:paraId="40373DC6" w14:textId="77777777" w:rsidR="006A12BA" w:rsidRDefault="006A12BA" w:rsidP="006A12BA">
      <w:pPr>
        <w:pStyle w:val="Text"/>
        <w:rPr>
          <w:lang w:val="pt-PT"/>
        </w:rPr>
      </w:pPr>
    </w:p>
    <w:p w14:paraId="406898EE" w14:textId="0821B253" w:rsidR="006A12BA" w:rsidRPr="006A12BA" w:rsidRDefault="006A12BA" w:rsidP="006A12BA">
      <w:pPr>
        <w:pStyle w:val="Text"/>
        <w:rPr>
          <w:lang w:val="pt-PT"/>
        </w:rPr>
      </w:pPr>
      <w:r w:rsidRPr="006A12BA">
        <w:rPr>
          <w:lang w:val="pt-PT"/>
        </w:rPr>
        <w:t xml:space="preserve">Em conclusão, a visualização foi eficaz para obter insights relevantes sobre os dados e para responder às perguntas propostas. A </w:t>
      </w:r>
      <w:proofErr w:type="spellStart"/>
      <w:r w:rsidRPr="006A12BA">
        <w:rPr>
          <w:lang w:val="pt-PT"/>
        </w:rPr>
        <w:t>dashboard</w:t>
      </w:r>
      <w:proofErr w:type="spellEnd"/>
      <w:r w:rsidRPr="006A12BA">
        <w:rPr>
          <w:lang w:val="pt-PT"/>
        </w:rPr>
        <w:t xml:space="preserve"> permitiu compreender melhor a relação </w:t>
      </w:r>
      <w:r w:rsidRPr="006A12BA">
        <w:rPr>
          <w:lang w:val="pt-PT"/>
        </w:rPr>
        <w:t xml:space="preserve">entre sazonalidade, meteorologia, produção energética e preço da eletricidade, demonstrando o valor das visualizações interativas na análise de dados complexos. </w:t>
      </w:r>
    </w:p>
    <w:p w14:paraId="5180F870" w14:textId="77777777" w:rsidR="00DA74BE" w:rsidRPr="00DA74BE" w:rsidRDefault="00DA74BE" w:rsidP="00DA74BE">
      <w:pPr>
        <w:pStyle w:val="Text"/>
        <w:rPr>
          <w:lang w:val="pt-PT"/>
        </w:rPr>
      </w:pPr>
    </w:p>
    <w:sectPr w:rsidR="00DA74BE" w:rsidRPr="00DA74BE" w:rsidSect="0042547F">
      <w:pgSz w:w="12240" w:h="15840" w:code="1"/>
      <w:pgMar w:top="1077" w:right="1077" w:bottom="1797" w:left="1077" w:header="720" w:footer="720" w:gutter="0"/>
      <w:lnNumType w:countBy="1" w:distance="57" w:restart="continuous"/>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6F5D81" w14:textId="77777777" w:rsidR="008342CD" w:rsidRDefault="008342CD">
      <w:r>
        <w:separator/>
      </w:r>
    </w:p>
  </w:endnote>
  <w:endnote w:type="continuationSeparator" w:id="0">
    <w:p w14:paraId="4E5B61DC" w14:textId="77777777" w:rsidR="008342CD" w:rsidRDefault="008342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FreeSans">
    <w:altName w:val="Arial"/>
    <w:charset w:val="01"/>
    <w:family w:val="swiss"/>
    <w:pitch w:val="default"/>
  </w:font>
  <w:font w:name="Bookman">
    <w:altName w:val="Bookman Old Style"/>
    <w:charset w:val="00"/>
    <w:family w:val="auto"/>
    <w:pitch w:val="variable"/>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766E3" w14:textId="77777777" w:rsidR="008342CD" w:rsidRDefault="008342CD">
      <w:r>
        <w:separator/>
      </w:r>
    </w:p>
  </w:footnote>
  <w:footnote w:type="continuationSeparator" w:id="0">
    <w:p w14:paraId="47220E7E" w14:textId="77777777" w:rsidR="008342CD" w:rsidRDefault="008342C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41FA8998"/>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0000001"/>
    <w:multiLevelType w:val="multilevel"/>
    <w:tmpl w:val="00000001"/>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2" w15:restartNumberingAfterBreak="0">
    <w:nsid w:val="00000002"/>
    <w:multiLevelType w:val="singleLevel"/>
    <w:tmpl w:val="00000002"/>
    <w:name w:val="WW8Num2"/>
    <w:lvl w:ilvl="0">
      <w:numFmt w:val="bullet"/>
      <w:lvlText w:val=""/>
      <w:lvlJc w:val="left"/>
      <w:pPr>
        <w:tabs>
          <w:tab w:val="num" w:pos="0"/>
        </w:tabs>
        <w:ind w:left="485" w:hanging="283"/>
      </w:pPr>
      <w:rPr>
        <w:rFonts w:ascii="Symbol" w:hAnsi="Symbol" w:cs="Symbol"/>
      </w:rPr>
    </w:lvl>
  </w:abstractNum>
  <w:abstractNum w:abstractNumId="3" w15:restartNumberingAfterBreak="0">
    <w:nsid w:val="16143839"/>
    <w:multiLevelType w:val="hybridMultilevel"/>
    <w:tmpl w:val="26B8C3E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2E2214F9"/>
    <w:multiLevelType w:val="hybridMultilevel"/>
    <w:tmpl w:val="6F521F2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5" w15:restartNumberingAfterBreak="0">
    <w:nsid w:val="33D11DA2"/>
    <w:multiLevelType w:val="hybridMultilevel"/>
    <w:tmpl w:val="4388403E"/>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5DB40973"/>
    <w:multiLevelType w:val="hybridMultilevel"/>
    <w:tmpl w:val="641296D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 w15:restartNumberingAfterBreak="0">
    <w:nsid w:val="637415FE"/>
    <w:multiLevelType w:val="multilevel"/>
    <w:tmpl w:val="AA783A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BD060CA"/>
    <w:multiLevelType w:val="hybridMultilevel"/>
    <w:tmpl w:val="0A4A0DB6"/>
    <w:lvl w:ilvl="0" w:tplc="9E84C654">
      <w:start w:val="2"/>
      <w:numFmt w:val="bullet"/>
      <w:lvlText w:val="-"/>
      <w:lvlJc w:val="left"/>
      <w:pPr>
        <w:ind w:left="360" w:hanging="360"/>
      </w:pPr>
      <w:rPr>
        <w:rFonts w:ascii="Times New Roman" w:eastAsiaTheme="minorEastAsia" w:hAnsi="Times New Roman" w:cs="Times New Roman"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9" w15:restartNumberingAfterBreak="0">
    <w:nsid w:val="7E1A7DFA"/>
    <w:multiLevelType w:val="hybridMultilevel"/>
    <w:tmpl w:val="230271D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num w:numId="1" w16cid:durableId="1013383226">
    <w:abstractNumId w:val="1"/>
  </w:num>
  <w:num w:numId="2" w16cid:durableId="773095000">
    <w:abstractNumId w:val="2"/>
  </w:num>
  <w:num w:numId="3" w16cid:durableId="673534118">
    <w:abstractNumId w:val="0"/>
  </w:num>
  <w:num w:numId="4" w16cid:durableId="1003121847">
    <w:abstractNumId w:val="5"/>
  </w:num>
  <w:num w:numId="5" w16cid:durableId="322658440">
    <w:abstractNumId w:val="3"/>
  </w:num>
  <w:num w:numId="6" w16cid:durableId="1059012666">
    <w:abstractNumId w:val="6"/>
  </w:num>
  <w:num w:numId="7" w16cid:durableId="878784047">
    <w:abstractNumId w:val="8"/>
  </w:num>
  <w:num w:numId="8" w16cid:durableId="1821147078">
    <w:abstractNumId w:val="4"/>
  </w:num>
  <w:num w:numId="9" w16cid:durableId="2124642968">
    <w:abstractNumId w:val="9"/>
  </w:num>
  <w:num w:numId="10" w16cid:durableId="167452041">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enrique Cura">
    <w15:presenceInfo w15:providerId="Windows Live" w15:userId="f81b97540ef7926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activeWritingStyle w:appName="MSWord" w:lang="en-US" w:vendorID="64" w:dllVersion="6" w:nlCheck="1" w:checkStyle="0"/>
  <w:activeWritingStyle w:appName="MSWord" w:lang="de-AT" w:vendorID="64" w:dllVersion="6" w:nlCheck="1" w:checkStyle="1"/>
  <w:activeWritingStyle w:appName="MSWord" w:lang="en-US" w:vendorID="64" w:dllVersion="4096" w:nlCheck="1" w:checkStyle="0"/>
  <w:activeWritingStyle w:appName="MSWord" w:lang="es-ES" w:vendorID="64" w:dllVersion="4096" w:nlCheck="1" w:checkStyle="0"/>
  <w:activeWritingStyle w:appName="MSWord" w:lang="en-US" w:vendorID="64" w:dllVersion="0" w:nlCheck="1" w:checkStyle="0"/>
  <w:activeWritingStyle w:appName="MSWord" w:lang="zh-CN" w:vendorID="64" w:dllVersion="0" w:nlCheck="1" w:checkStyle="1"/>
  <w:activeWritingStyle w:appName="MSWord" w:lang="pt-PT" w:vendorID="64" w:dllVersion="4096" w:nlCheck="1" w:checkStyle="0"/>
  <w:activeWritingStyle w:appName="MSWord" w:lang="en-GB" w:vendorID="64" w:dllVersion="4096" w:nlCheck="1" w:checkStyle="0"/>
  <w:activeWritingStyle w:appName="MSWord" w:lang="pt-PT" w:vendorID="64" w:dllVersion="0" w:nlCheck="1" w:checkStyle="0"/>
  <w:activeWritingStyle w:appName="MSWord" w:lang="en-GB" w:vendorID="64" w:dllVersion="0" w:nlCheck="1" w:checkStyle="0"/>
  <w:proofState w:spelling="clean" w:grammar="clean"/>
  <w:stylePaneFormatFilter w:val="0704" w:allStyles="0" w:customStyles="0" w:latentStyles="1" w:stylesInUse="0" w:headingStyles="0" w:numberingStyles="0" w:tableStyles="0" w:directFormattingOnRuns="1" w:directFormattingOnParagraphs="1" w:directFormattingOnNumbering="1" w:directFormattingOnTables="0" w:clearFormatting="0" w:top3HeadingStyles="0" w:visibleStyles="0" w:alternateStyleNames="0"/>
  <w:defaultTabStop w:val="202"/>
  <w:autoHyphenation/>
  <w:hyphenationZone w:val="425"/>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compressPunctuation"/>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6225"/>
    <w:rsid w:val="00006949"/>
    <w:rsid w:val="00013252"/>
    <w:rsid w:val="00034B75"/>
    <w:rsid w:val="00042A12"/>
    <w:rsid w:val="000502B0"/>
    <w:rsid w:val="00050809"/>
    <w:rsid w:val="00051379"/>
    <w:rsid w:val="00071384"/>
    <w:rsid w:val="00094EFD"/>
    <w:rsid w:val="000B08BD"/>
    <w:rsid w:val="000B1721"/>
    <w:rsid w:val="000B476D"/>
    <w:rsid w:val="000C2C20"/>
    <w:rsid w:val="000D4DA7"/>
    <w:rsid w:val="000D626F"/>
    <w:rsid w:val="000F2DC0"/>
    <w:rsid w:val="000F5C9D"/>
    <w:rsid w:val="00112F9E"/>
    <w:rsid w:val="00145F6C"/>
    <w:rsid w:val="00165454"/>
    <w:rsid w:val="00166C82"/>
    <w:rsid w:val="00184B2A"/>
    <w:rsid w:val="001D22F8"/>
    <w:rsid w:val="001D2EAF"/>
    <w:rsid w:val="001F01EA"/>
    <w:rsid w:val="001F6AE6"/>
    <w:rsid w:val="00206137"/>
    <w:rsid w:val="00212D43"/>
    <w:rsid w:val="00216B57"/>
    <w:rsid w:val="00221A3D"/>
    <w:rsid w:val="002226B3"/>
    <w:rsid w:val="00231E1F"/>
    <w:rsid w:val="00235215"/>
    <w:rsid w:val="00255BCC"/>
    <w:rsid w:val="00257606"/>
    <w:rsid w:val="00260FE5"/>
    <w:rsid w:val="00262949"/>
    <w:rsid w:val="00274F01"/>
    <w:rsid w:val="00282637"/>
    <w:rsid w:val="002859A8"/>
    <w:rsid w:val="00293F0A"/>
    <w:rsid w:val="002A63DE"/>
    <w:rsid w:val="002F63B6"/>
    <w:rsid w:val="002F7CBB"/>
    <w:rsid w:val="0030734E"/>
    <w:rsid w:val="003074E8"/>
    <w:rsid w:val="00313D2E"/>
    <w:rsid w:val="00316C32"/>
    <w:rsid w:val="0032093A"/>
    <w:rsid w:val="003303EE"/>
    <w:rsid w:val="00332A39"/>
    <w:rsid w:val="00334AAE"/>
    <w:rsid w:val="00394733"/>
    <w:rsid w:val="00395D40"/>
    <w:rsid w:val="003A71F1"/>
    <w:rsid w:val="003B1C84"/>
    <w:rsid w:val="003B7D86"/>
    <w:rsid w:val="003C393B"/>
    <w:rsid w:val="003D0EE5"/>
    <w:rsid w:val="003D4712"/>
    <w:rsid w:val="003E493B"/>
    <w:rsid w:val="0042547F"/>
    <w:rsid w:val="0042566C"/>
    <w:rsid w:val="00427076"/>
    <w:rsid w:val="0043057D"/>
    <w:rsid w:val="00434914"/>
    <w:rsid w:val="004375F6"/>
    <w:rsid w:val="00441EF4"/>
    <w:rsid w:val="00451126"/>
    <w:rsid w:val="00473272"/>
    <w:rsid w:val="00476900"/>
    <w:rsid w:val="00480EF7"/>
    <w:rsid w:val="0049054C"/>
    <w:rsid w:val="004A1883"/>
    <w:rsid w:val="004A2B66"/>
    <w:rsid w:val="004B1BCC"/>
    <w:rsid w:val="004E1400"/>
    <w:rsid w:val="004E556B"/>
    <w:rsid w:val="004E78FA"/>
    <w:rsid w:val="004F7108"/>
    <w:rsid w:val="00517E50"/>
    <w:rsid w:val="005410EA"/>
    <w:rsid w:val="00543F2D"/>
    <w:rsid w:val="005447FE"/>
    <w:rsid w:val="00545FE9"/>
    <w:rsid w:val="00553F15"/>
    <w:rsid w:val="00554D14"/>
    <w:rsid w:val="00573997"/>
    <w:rsid w:val="005870B3"/>
    <w:rsid w:val="005B43FD"/>
    <w:rsid w:val="005E09DD"/>
    <w:rsid w:val="005E4BD8"/>
    <w:rsid w:val="005F335C"/>
    <w:rsid w:val="00636604"/>
    <w:rsid w:val="00662836"/>
    <w:rsid w:val="00663AC8"/>
    <w:rsid w:val="00664D5F"/>
    <w:rsid w:val="0067313A"/>
    <w:rsid w:val="006739D2"/>
    <w:rsid w:val="00674B7F"/>
    <w:rsid w:val="006754E5"/>
    <w:rsid w:val="0069447D"/>
    <w:rsid w:val="00695FD2"/>
    <w:rsid w:val="006A12BA"/>
    <w:rsid w:val="006A1303"/>
    <w:rsid w:val="006A255E"/>
    <w:rsid w:val="006A354F"/>
    <w:rsid w:val="006B67A2"/>
    <w:rsid w:val="006C6180"/>
    <w:rsid w:val="006C706A"/>
    <w:rsid w:val="0070094C"/>
    <w:rsid w:val="00700C5A"/>
    <w:rsid w:val="007238F3"/>
    <w:rsid w:val="00723DE7"/>
    <w:rsid w:val="0072627C"/>
    <w:rsid w:val="007462C4"/>
    <w:rsid w:val="00751E54"/>
    <w:rsid w:val="007566B9"/>
    <w:rsid w:val="00794080"/>
    <w:rsid w:val="007A4C67"/>
    <w:rsid w:val="007B051E"/>
    <w:rsid w:val="007C01E1"/>
    <w:rsid w:val="007D2342"/>
    <w:rsid w:val="007D2CA8"/>
    <w:rsid w:val="007D6225"/>
    <w:rsid w:val="007E0CE5"/>
    <w:rsid w:val="007E2600"/>
    <w:rsid w:val="007F2EAE"/>
    <w:rsid w:val="007F7135"/>
    <w:rsid w:val="008027C4"/>
    <w:rsid w:val="00804E2D"/>
    <w:rsid w:val="00804EB1"/>
    <w:rsid w:val="008235B2"/>
    <w:rsid w:val="008269CD"/>
    <w:rsid w:val="008342CD"/>
    <w:rsid w:val="00841A0D"/>
    <w:rsid w:val="00852688"/>
    <w:rsid w:val="008747C0"/>
    <w:rsid w:val="00886C7F"/>
    <w:rsid w:val="00887862"/>
    <w:rsid w:val="00895896"/>
    <w:rsid w:val="008B045C"/>
    <w:rsid w:val="008B14E7"/>
    <w:rsid w:val="008B3A64"/>
    <w:rsid w:val="008B675B"/>
    <w:rsid w:val="008C02BD"/>
    <w:rsid w:val="008C1929"/>
    <w:rsid w:val="008C5CAA"/>
    <w:rsid w:val="008D2842"/>
    <w:rsid w:val="008D4348"/>
    <w:rsid w:val="008E52AA"/>
    <w:rsid w:val="008F3CB8"/>
    <w:rsid w:val="00904CD6"/>
    <w:rsid w:val="00906C82"/>
    <w:rsid w:val="009131F3"/>
    <w:rsid w:val="00917480"/>
    <w:rsid w:val="00920DFF"/>
    <w:rsid w:val="00932435"/>
    <w:rsid w:val="00933E1B"/>
    <w:rsid w:val="009354D9"/>
    <w:rsid w:val="0094016C"/>
    <w:rsid w:val="00971C38"/>
    <w:rsid w:val="009A5417"/>
    <w:rsid w:val="009B1FF5"/>
    <w:rsid w:val="009B3409"/>
    <w:rsid w:val="009D2A06"/>
    <w:rsid w:val="009E6E32"/>
    <w:rsid w:val="009F71DF"/>
    <w:rsid w:val="00A01F3E"/>
    <w:rsid w:val="00A05DA7"/>
    <w:rsid w:val="00A06CA4"/>
    <w:rsid w:val="00A07D6B"/>
    <w:rsid w:val="00A22758"/>
    <w:rsid w:val="00A228A7"/>
    <w:rsid w:val="00A25C29"/>
    <w:rsid w:val="00A331EC"/>
    <w:rsid w:val="00A417E3"/>
    <w:rsid w:val="00A43BDE"/>
    <w:rsid w:val="00A45A1D"/>
    <w:rsid w:val="00A66D53"/>
    <w:rsid w:val="00A750CC"/>
    <w:rsid w:val="00A75237"/>
    <w:rsid w:val="00A81B7E"/>
    <w:rsid w:val="00A848A5"/>
    <w:rsid w:val="00A855AC"/>
    <w:rsid w:val="00AA30B7"/>
    <w:rsid w:val="00AA474F"/>
    <w:rsid w:val="00AA7FBF"/>
    <w:rsid w:val="00AC5DF5"/>
    <w:rsid w:val="00AE4573"/>
    <w:rsid w:val="00AF1795"/>
    <w:rsid w:val="00AF1E75"/>
    <w:rsid w:val="00B00907"/>
    <w:rsid w:val="00B0091D"/>
    <w:rsid w:val="00B14758"/>
    <w:rsid w:val="00B35AFD"/>
    <w:rsid w:val="00B4057E"/>
    <w:rsid w:val="00B705DF"/>
    <w:rsid w:val="00B730B1"/>
    <w:rsid w:val="00B76E00"/>
    <w:rsid w:val="00BA42FB"/>
    <w:rsid w:val="00BA5B6D"/>
    <w:rsid w:val="00BA694A"/>
    <w:rsid w:val="00BA7C51"/>
    <w:rsid w:val="00BB0F3C"/>
    <w:rsid w:val="00BD21B6"/>
    <w:rsid w:val="00BD7A9F"/>
    <w:rsid w:val="00BE1878"/>
    <w:rsid w:val="00BE193E"/>
    <w:rsid w:val="00BF18E9"/>
    <w:rsid w:val="00BF1F4D"/>
    <w:rsid w:val="00BF32A4"/>
    <w:rsid w:val="00BF3803"/>
    <w:rsid w:val="00C004CC"/>
    <w:rsid w:val="00C00E64"/>
    <w:rsid w:val="00C02297"/>
    <w:rsid w:val="00C11A01"/>
    <w:rsid w:val="00C35CFC"/>
    <w:rsid w:val="00C40ACC"/>
    <w:rsid w:val="00C413C1"/>
    <w:rsid w:val="00C45BA9"/>
    <w:rsid w:val="00C57978"/>
    <w:rsid w:val="00C84769"/>
    <w:rsid w:val="00C86EAD"/>
    <w:rsid w:val="00CA3DE2"/>
    <w:rsid w:val="00CB6393"/>
    <w:rsid w:val="00CB6C90"/>
    <w:rsid w:val="00CF6050"/>
    <w:rsid w:val="00CF6632"/>
    <w:rsid w:val="00D077E6"/>
    <w:rsid w:val="00D22508"/>
    <w:rsid w:val="00D31D20"/>
    <w:rsid w:val="00D33A0D"/>
    <w:rsid w:val="00D52A97"/>
    <w:rsid w:val="00D568B1"/>
    <w:rsid w:val="00D6061D"/>
    <w:rsid w:val="00D6613A"/>
    <w:rsid w:val="00D70086"/>
    <w:rsid w:val="00D71311"/>
    <w:rsid w:val="00D73C5E"/>
    <w:rsid w:val="00DA74BE"/>
    <w:rsid w:val="00DB4651"/>
    <w:rsid w:val="00DC30C3"/>
    <w:rsid w:val="00DC3767"/>
    <w:rsid w:val="00DD37B6"/>
    <w:rsid w:val="00DF64A9"/>
    <w:rsid w:val="00E010D7"/>
    <w:rsid w:val="00E23FC5"/>
    <w:rsid w:val="00E36A7A"/>
    <w:rsid w:val="00E419F0"/>
    <w:rsid w:val="00E468E3"/>
    <w:rsid w:val="00E5700A"/>
    <w:rsid w:val="00E64D77"/>
    <w:rsid w:val="00E73375"/>
    <w:rsid w:val="00E9712B"/>
    <w:rsid w:val="00EB0F9D"/>
    <w:rsid w:val="00EC7EA2"/>
    <w:rsid w:val="00EE5849"/>
    <w:rsid w:val="00EF3297"/>
    <w:rsid w:val="00F005BE"/>
    <w:rsid w:val="00F0162A"/>
    <w:rsid w:val="00F04279"/>
    <w:rsid w:val="00F13F27"/>
    <w:rsid w:val="00F24029"/>
    <w:rsid w:val="00F26E91"/>
    <w:rsid w:val="00F65DC4"/>
    <w:rsid w:val="00F74E7B"/>
    <w:rsid w:val="00FA68C6"/>
    <w:rsid w:val="00FB6462"/>
    <w:rsid w:val="00FC5BF6"/>
    <w:rsid w:val="00FD1428"/>
    <w:rsid w:val="00FD4D3C"/>
    <w:rsid w:val="00FF13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47849678"/>
  <w15:chartTrackingRefBased/>
  <w15:docId w15:val="{88C90C40-90C7-41CA-AAA6-DE939AD902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02B0"/>
    <w:pPr>
      <w:autoSpaceDE w:val="0"/>
    </w:pPr>
    <w:rPr>
      <w:color w:val="000000"/>
      <w:sz w:val="24"/>
    </w:rPr>
  </w:style>
  <w:style w:type="paragraph" w:styleId="Ttulo1">
    <w:name w:val="heading 1"/>
    <w:basedOn w:val="Normal"/>
    <w:next w:val="Normal"/>
    <w:qFormat/>
    <w:pPr>
      <w:keepNext/>
      <w:tabs>
        <w:tab w:val="num" w:pos="0"/>
      </w:tabs>
      <w:spacing w:before="240" w:after="60"/>
      <w:ind w:left="432" w:hanging="432"/>
      <w:outlineLvl w:val="0"/>
    </w:pPr>
    <w:rPr>
      <w:rFonts w:ascii="Arial" w:hAnsi="Arial" w:cs="Arial"/>
      <w:b/>
      <w:kern w:val="1"/>
      <w:sz w:val="28"/>
    </w:rPr>
  </w:style>
  <w:style w:type="paragraph" w:styleId="Ttulo3">
    <w:name w:val="heading 3"/>
    <w:basedOn w:val="Normal"/>
    <w:next w:val="Normal"/>
    <w:qFormat/>
    <w:pPr>
      <w:keepNext/>
      <w:tabs>
        <w:tab w:val="num" w:pos="0"/>
      </w:tabs>
      <w:spacing w:before="240" w:after="60"/>
      <w:ind w:left="720" w:hanging="720"/>
      <w:outlineLvl w:val="2"/>
    </w:pPr>
    <w:rPr>
      <w:b/>
    </w:rPr>
  </w:style>
  <w:style w:type="character" w:default="1" w:styleId="Tipodeletrapredefinidodopargraf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WW8Num1z0">
    <w:name w:val="WW8Num1z0"/>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rPr>
      <w:rFonts w:ascii="Symbol" w:hAnsi="Symbol" w:cs="Symbol"/>
    </w:rPr>
  </w:style>
  <w:style w:type="character" w:customStyle="1" w:styleId="Fuentedeprrafopredeter1">
    <w:name w:val="Fuente de párrafo predeter.1"/>
  </w:style>
  <w:style w:type="character" w:customStyle="1" w:styleId="Absatz-Standardschriftart">
    <w:name w:val="Absatz-Standardschriftart"/>
  </w:style>
  <w:style w:type="character" w:customStyle="1" w:styleId="WW8NumSt1z0">
    <w:name w:val="WW8NumSt1z0"/>
    <w:rPr>
      <w:rFonts w:ascii="Symbol" w:hAnsi="Symbol" w:cs="Symbol"/>
    </w:rPr>
  </w:style>
  <w:style w:type="character" w:customStyle="1" w:styleId="WW-Fuentedeprrafopredeter">
    <w:name w:val="WW-Fuente de párrafo predeter."/>
  </w:style>
  <w:style w:type="character" w:customStyle="1" w:styleId="FootnoteCharacters">
    <w:name w:val="Footnote Characters"/>
    <w:rPr>
      <w:vertAlign w:val="superscript"/>
    </w:rPr>
  </w:style>
  <w:style w:type="character" w:styleId="Hiperligao">
    <w:name w:val="Hyperlink"/>
    <w:rPr>
      <w:color w:val="0000FF"/>
      <w:u w:val="single"/>
    </w:rPr>
  </w:style>
  <w:style w:type="character" w:customStyle="1" w:styleId="Refdecomentario1">
    <w:name w:val="Ref. de comentario1"/>
    <w:rPr>
      <w:sz w:val="18"/>
    </w:rPr>
  </w:style>
  <w:style w:type="character" w:styleId="Hiperligaovisitada">
    <w:name w:val="FollowedHyperlink"/>
    <w:rPr>
      <w:color w:val="800080"/>
      <w:u w:val="single"/>
    </w:rPr>
  </w:style>
  <w:style w:type="character" w:customStyle="1" w:styleId="Refdenotaalpie1">
    <w:name w:val="Ref. de nota al pie1"/>
    <w:rPr>
      <w:vertAlign w:val="superscript"/>
    </w:rPr>
  </w:style>
  <w:style w:type="character" w:customStyle="1" w:styleId="EndnoteCharacters">
    <w:name w:val="Endnote Characters"/>
    <w:rPr>
      <w:vertAlign w:val="superscript"/>
    </w:rPr>
  </w:style>
  <w:style w:type="character" w:customStyle="1" w:styleId="WW-EndnoteCharacters">
    <w:name w:val="WW-Endnote Characters"/>
  </w:style>
  <w:style w:type="character" w:customStyle="1" w:styleId="Refdenotaalfinal1">
    <w:name w:val="Ref. de nota al final1"/>
    <w:rPr>
      <w:vertAlign w:val="superscript"/>
    </w:rPr>
  </w:style>
  <w:style w:type="character" w:styleId="Refdenotaderodap">
    <w:name w:val="footnote reference"/>
    <w:rPr>
      <w:vertAlign w:val="superscript"/>
    </w:rPr>
  </w:style>
  <w:style w:type="character" w:styleId="Refdenotadefim">
    <w:name w:val="endnote reference"/>
    <w:rPr>
      <w:vertAlign w:val="superscript"/>
    </w:rPr>
  </w:style>
  <w:style w:type="paragraph" w:customStyle="1" w:styleId="Heading">
    <w:name w:val="Heading"/>
    <w:basedOn w:val="Normal"/>
    <w:next w:val="Corpodetexto"/>
    <w:pPr>
      <w:keepNext/>
      <w:spacing w:before="240" w:after="120"/>
    </w:pPr>
    <w:rPr>
      <w:rFonts w:ascii="Arial" w:eastAsia="Arial" w:hAnsi="Arial" w:cs="Tahoma"/>
      <w:sz w:val="28"/>
      <w:szCs w:val="28"/>
    </w:rPr>
  </w:style>
  <w:style w:type="paragraph" w:styleId="Corpodetexto">
    <w:name w:val="Body Text"/>
    <w:basedOn w:val="Normal"/>
    <w:pPr>
      <w:spacing w:after="120"/>
    </w:pPr>
  </w:style>
  <w:style w:type="paragraph" w:styleId="Lista">
    <w:name w:val="List"/>
    <w:basedOn w:val="Corpodetexto"/>
    <w:rPr>
      <w:rFonts w:cs="Tahoma"/>
    </w:rPr>
  </w:style>
  <w:style w:type="paragraph" w:styleId="Legenda">
    <w:name w:val="caption"/>
    <w:basedOn w:val="Normal"/>
    <w:qFormat/>
    <w:pPr>
      <w:suppressLineNumbers/>
      <w:spacing w:before="120" w:after="120"/>
    </w:pPr>
    <w:rPr>
      <w:rFonts w:cs="FreeSans"/>
      <w:i/>
      <w:iCs/>
      <w:szCs w:val="24"/>
    </w:rPr>
  </w:style>
  <w:style w:type="paragraph" w:customStyle="1" w:styleId="Index">
    <w:name w:val="Index"/>
    <w:basedOn w:val="Normal"/>
    <w:pPr>
      <w:suppressLineNumbers/>
    </w:pPr>
    <w:rPr>
      <w:rFonts w:cs="Tahoma"/>
    </w:rPr>
  </w:style>
  <w:style w:type="paragraph" w:customStyle="1" w:styleId="Epgrafe1">
    <w:name w:val="Epígrafe1"/>
    <w:basedOn w:val="Normal"/>
    <w:pPr>
      <w:suppressLineNumbers/>
      <w:spacing w:before="120" w:after="120"/>
    </w:pPr>
    <w:rPr>
      <w:rFonts w:cs="Tahoma"/>
      <w:i/>
      <w:iCs/>
      <w:szCs w:val="24"/>
    </w:rPr>
  </w:style>
  <w:style w:type="paragraph" w:customStyle="1" w:styleId="Text">
    <w:name w:val="Text"/>
    <w:basedOn w:val="Normal"/>
    <w:pPr>
      <w:spacing w:line="220" w:lineRule="exact"/>
      <w:jc w:val="both"/>
    </w:pPr>
    <w:rPr>
      <w:sz w:val="20"/>
    </w:rPr>
  </w:style>
  <w:style w:type="paragraph" w:customStyle="1" w:styleId="TitleofPaper">
    <w:name w:val="Title of Paper"/>
    <w:basedOn w:val="Text"/>
    <w:pPr>
      <w:keepNext/>
      <w:pageBreakBefore/>
      <w:spacing w:before="900"/>
      <w:jc w:val="center"/>
    </w:pPr>
    <w:rPr>
      <w:b/>
      <w:sz w:val="28"/>
    </w:rPr>
  </w:style>
  <w:style w:type="paragraph" w:customStyle="1" w:styleId="HeadingSection">
    <w:name w:val="Heading: Section"/>
    <w:basedOn w:val="Text"/>
    <w:next w:val="Text"/>
    <w:pPr>
      <w:keepNext/>
      <w:tabs>
        <w:tab w:val="left" w:pos="1080"/>
      </w:tabs>
      <w:spacing w:before="200" w:after="80" w:line="300" w:lineRule="atLeast"/>
      <w:ind w:left="360" w:hanging="360"/>
      <w:jc w:val="left"/>
    </w:pPr>
    <w:rPr>
      <w:b/>
      <w:sz w:val="24"/>
    </w:rPr>
  </w:style>
  <w:style w:type="paragraph" w:customStyle="1" w:styleId="HeadingSubsection">
    <w:name w:val="Heading: Subsection"/>
    <w:basedOn w:val="HeadingSection"/>
    <w:next w:val="Text"/>
    <w:pPr>
      <w:tabs>
        <w:tab w:val="left" w:pos="1170"/>
        <w:tab w:val="left" w:pos="1350"/>
      </w:tabs>
      <w:spacing w:before="160" w:after="60" w:line="260" w:lineRule="atLeast"/>
      <w:ind w:left="450" w:hanging="450"/>
    </w:pPr>
    <w:rPr>
      <w:sz w:val="22"/>
    </w:rPr>
  </w:style>
  <w:style w:type="paragraph" w:customStyle="1" w:styleId="AbstractText">
    <w:name w:val="Abstract Text"/>
    <w:basedOn w:val="Normal"/>
    <w:pPr>
      <w:spacing w:line="220" w:lineRule="exact"/>
      <w:ind w:left="360" w:right="360"/>
      <w:jc w:val="both"/>
    </w:pPr>
    <w:rPr>
      <w:sz w:val="20"/>
    </w:rPr>
  </w:style>
  <w:style w:type="paragraph" w:customStyle="1" w:styleId="Extract">
    <w:name w:val="Extract"/>
    <w:basedOn w:val="Normal"/>
    <w:next w:val="Normal"/>
    <w:pPr>
      <w:spacing w:before="60" w:after="60" w:line="220" w:lineRule="exact"/>
      <w:ind w:left="360" w:right="360"/>
      <w:jc w:val="both"/>
    </w:pPr>
    <w:rPr>
      <w:sz w:val="20"/>
    </w:rPr>
  </w:style>
  <w:style w:type="paragraph" w:customStyle="1" w:styleId="BulletedList">
    <w:name w:val="Bulleted List"/>
    <w:basedOn w:val="Text"/>
    <w:pPr>
      <w:tabs>
        <w:tab w:val="num" w:pos="0"/>
        <w:tab w:val="left" w:pos="1180"/>
      </w:tabs>
      <w:spacing w:before="20" w:after="60" w:line="240" w:lineRule="exact"/>
      <w:ind w:left="490" w:hanging="288"/>
    </w:pPr>
  </w:style>
  <w:style w:type="paragraph" w:customStyle="1" w:styleId="HeadingSubsubsection">
    <w:name w:val="Heading: Subsubsection"/>
    <w:basedOn w:val="Text"/>
    <w:next w:val="Text"/>
    <w:pPr>
      <w:keepNext/>
      <w:spacing w:before="120"/>
      <w:jc w:val="left"/>
    </w:pPr>
    <w:rPr>
      <w:b/>
    </w:rPr>
  </w:style>
  <w:style w:type="paragraph" w:styleId="Textodenotaderodap">
    <w:name w:val="footnote text"/>
    <w:basedOn w:val="Normal"/>
    <w:pPr>
      <w:ind w:firstLine="274"/>
    </w:pPr>
    <w:rPr>
      <w:sz w:val="18"/>
    </w:rPr>
  </w:style>
  <w:style w:type="paragraph" w:customStyle="1" w:styleId="TitleContentAreas">
    <w:name w:val="Title: Content Areas"/>
    <w:basedOn w:val="TitleofPaper"/>
    <w:rPr>
      <w:sz w:val="24"/>
    </w:rPr>
  </w:style>
  <w:style w:type="paragraph" w:customStyle="1" w:styleId="AffiliationandAddress">
    <w:name w:val="Affiliation and Address"/>
    <w:basedOn w:val="TitleContentAreas"/>
    <w:pPr>
      <w:pageBreakBefore w:val="0"/>
      <w:spacing w:before="0" w:line="260" w:lineRule="exact"/>
    </w:pPr>
    <w:rPr>
      <w:b w:val="0"/>
    </w:rPr>
  </w:style>
  <w:style w:type="paragraph" w:customStyle="1" w:styleId="AbstractTitle">
    <w:name w:val="Abstract Title"/>
    <w:basedOn w:val="AbstractText"/>
    <w:pPr>
      <w:spacing w:after="120"/>
      <w:jc w:val="center"/>
    </w:pPr>
    <w:rPr>
      <w:b/>
      <w:sz w:val="24"/>
    </w:rPr>
  </w:style>
  <w:style w:type="paragraph" w:customStyle="1" w:styleId="HeadingAcknowledgments">
    <w:name w:val="Heading: Acknowledgments"/>
    <w:basedOn w:val="HeadingSection"/>
  </w:style>
  <w:style w:type="paragraph" w:customStyle="1" w:styleId="HeadingAppendix">
    <w:name w:val="Heading: Appendix"/>
    <w:basedOn w:val="HeadingSection"/>
  </w:style>
  <w:style w:type="paragraph" w:customStyle="1" w:styleId="HeadingReferences">
    <w:name w:val="Heading: References"/>
    <w:basedOn w:val="HeadingSection"/>
  </w:style>
  <w:style w:type="paragraph" w:customStyle="1" w:styleId="Verbatim">
    <w:name w:val="Verbatim"/>
    <w:basedOn w:val="Text"/>
    <w:pPr>
      <w:spacing w:before="40" w:after="40"/>
      <w:ind w:left="432"/>
    </w:pPr>
    <w:rPr>
      <w:rFonts w:ascii="Bookman" w:hAnsi="Bookman" w:cs="Bookman"/>
    </w:rPr>
  </w:style>
  <w:style w:type="paragraph" w:customStyle="1" w:styleId="CaptionsandLabels">
    <w:name w:val="Captions and Labels"/>
    <w:basedOn w:val="Text"/>
    <w:rPr>
      <w:sz w:val="18"/>
    </w:rPr>
  </w:style>
  <w:style w:type="paragraph" w:customStyle="1" w:styleId="DescriptionItem">
    <w:name w:val="Description Item"/>
    <w:basedOn w:val="Text"/>
    <w:pPr>
      <w:spacing w:before="120" w:after="120"/>
      <w:ind w:left="432" w:hanging="432"/>
    </w:pPr>
  </w:style>
  <w:style w:type="paragraph" w:customStyle="1" w:styleId="Textocomentario1">
    <w:name w:val="Texto comentario1"/>
    <w:basedOn w:val="Normal"/>
  </w:style>
  <w:style w:type="paragraph" w:customStyle="1" w:styleId="Author">
    <w:name w:val="Author"/>
    <w:basedOn w:val="TitleContentAreas"/>
    <w:next w:val="AffiliationandAddress"/>
    <w:pPr>
      <w:pageBreakBefore w:val="0"/>
      <w:spacing w:before="400"/>
    </w:pPr>
  </w:style>
  <w:style w:type="paragraph" w:customStyle="1" w:styleId="Referencetext">
    <w:name w:val="Reference text"/>
    <w:basedOn w:val="Text"/>
    <w:pPr>
      <w:spacing w:after="80"/>
      <w:ind w:left="274" w:hanging="274"/>
    </w:pPr>
  </w:style>
  <w:style w:type="paragraph" w:customStyle="1" w:styleId="Framecontents">
    <w:name w:val="Frame contents"/>
    <w:basedOn w:val="Corpodetexto"/>
  </w:style>
  <w:style w:type="paragraph" w:customStyle="1" w:styleId="FrameContents0">
    <w:name w:val="Frame Contents"/>
    <w:basedOn w:val="Normal"/>
  </w:style>
  <w:style w:type="table" w:styleId="TabelacomGrelha">
    <w:name w:val="Table Grid"/>
    <w:basedOn w:val="Tabelanormal"/>
    <w:uiPriority w:val="39"/>
    <w:rsid w:val="006A354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ledParagraph">
    <w:name w:val="Titled Paragraph"/>
    <w:basedOn w:val="Text"/>
    <w:next w:val="Text"/>
    <w:qFormat/>
    <w:rsid w:val="00A66D53"/>
    <w:pPr>
      <w:spacing w:before="80" w:after="80"/>
    </w:pPr>
  </w:style>
  <w:style w:type="character" w:customStyle="1" w:styleId="TitledParagrah--Title">
    <w:name w:val="Titled Paragrah -- Title"/>
    <w:uiPriority w:val="1"/>
    <w:qFormat/>
    <w:rsid w:val="00A66D53"/>
    <w:rPr>
      <w:b/>
    </w:rPr>
  </w:style>
  <w:style w:type="paragraph" w:customStyle="1" w:styleId="ExampleDefinition">
    <w:name w:val="Example/Definition"/>
    <w:basedOn w:val="TitledParagraph"/>
    <w:next w:val="Text"/>
    <w:qFormat/>
    <w:rsid w:val="00A66D53"/>
    <w:rPr>
      <w:i/>
    </w:rPr>
  </w:style>
  <w:style w:type="character" w:customStyle="1" w:styleId="ExampleDefinition--Heading">
    <w:name w:val="Example/Definition -- Heading"/>
    <w:uiPriority w:val="1"/>
    <w:qFormat/>
    <w:rsid w:val="00A66D53"/>
    <w:rPr>
      <w:b/>
      <w:i w:val="0"/>
      <w:u w:val="none"/>
    </w:rPr>
  </w:style>
  <w:style w:type="character" w:customStyle="1" w:styleId="ExampleDefinition--Title">
    <w:name w:val="Example/Definition -- Title"/>
    <w:uiPriority w:val="1"/>
    <w:qFormat/>
    <w:rsid w:val="005447FE"/>
    <w:rPr>
      <w:b w:val="0"/>
      <w:i w:val="0"/>
      <w:u w:val="none"/>
    </w:rPr>
  </w:style>
  <w:style w:type="paragraph" w:customStyle="1" w:styleId="Proof">
    <w:name w:val="Proof"/>
    <w:basedOn w:val="Text"/>
    <w:next w:val="Text"/>
    <w:qFormat/>
    <w:rsid w:val="006B67A2"/>
    <w:pPr>
      <w:tabs>
        <w:tab w:val="right" w:pos="4763"/>
      </w:tabs>
      <w:spacing w:before="80" w:after="80"/>
    </w:pPr>
  </w:style>
  <w:style w:type="character" w:customStyle="1" w:styleId="Proof-Heading">
    <w:name w:val="Proof - Heading"/>
    <w:uiPriority w:val="1"/>
    <w:qFormat/>
    <w:rsid w:val="005447FE"/>
    <w:rPr>
      <w:i/>
    </w:rPr>
  </w:style>
  <w:style w:type="character" w:styleId="Nmerodelinha">
    <w:name w:val="line number"/>
    <w:basedOn w:val="Tipodeletrapredefinidodopargrafo"/>
    <w:uiPriority w:val="99"/>
    <w:semiHidden/>
    <w:unhideWhenUsed/>
    <w:rsid w:val="00C00E64"/>
    <w:rPr>
      <w:color w:val="BFBFBF" w:themeColor="background1" w:themeShade="BF"/>
      <w:sz w:val="16"/>
    </w:rPr>
  </w:style>
  <w:style w:type="paragraph" w:styleId="Cabealho">
    <w:name w:val="header"/>
    <w:basedOn w:val="Normal"/>
    <w:link w:val="CabealhoCarter"/>
    <w:uiPriority w:val="99"/>
    <w:unhideWhenUsed/>
    <w:rsid w:val="0070094C"/>
    <w:pPr>
      <w:tabs>
        <w:tab w:val="center" w:pos="4513"/>
        <w:tab w:val="right" w:pos="9026"/>
      </w:tabs>
    </w:pPr>
  </w:style>
  <w:style w:type="character" w:customStyle="1" w:styleId="CabealhoCarter">
    <w:name w:val="Cabeçalho Caráter"/>
    <w:basedOn w:val="Tipodeletrapredefinidodopargrafo"/>
    <w:link w:val="Cabealho"/>
    <w:uiPriority w:val="99"/>
    <w:rsid w:val="0070094C"/>
    <w:rPr>
      <w:color w:val="000000"/>
      <w:sz w:val="24"/>
    </w:rPr>
  </w:style>
  <w:style w:type="paragraph" w:styleId="Rodap">
    <w:name w:val="footer"/>
    <w:basedOn w:val="Normal"/>
    <w:link w:val="RodapCarter"/>
    <w:uiPriority w:val="99"/>
    <w:unhideWhenUsed/>
    <w:rsid w:val="0070094C"/>
    <w:pPr>
      <w:tabs>
        <w:tab w:val="center" w:pos="4513"/>
        <w:tab w:val="right" w:pos="9026"/>
      </w:tabs>
    </w:pPr>
  </w:style>
  <w:style w:type="character" w:customStyle="1" w:styleId="RodapCarter">
    <w:name w:val="Rodapé Caráter"/>
    <w:basedOn w:val="Tipodeletrapredefinidodopargrafo"/>
    <w:link w:val="Rodap"/>
    <w:uiPriority w:val="99"/>
    <w:rsid w:val="0070094C"/>
    <w:rPr>
      <w:color w:val="000000"/>
      <w:sz w:val="24"/>
    </w:rPr>
  </w:style>
  <w:style w:type="paragraph" w:styleId="Reviso">
    <w:name w:val="Revision"/>
    <w:hidden/>
    <w:uiPriority w:val="99"/>
    <w:semiHidden/>
    <w:rsid w:val="00573997"/>
    <w:rPr>
      <w:color w:val="000000"/>
      <w:sz w:val="24"/>
    </w:rPr>
  </w:style>
  <w:style w:type="character" w:styleId="MenoNoResolvida">
    <w:name w:val="Unresolved Mention"/>
    <w:basedOn w:val="Tipodeletrapredefinidodopargrafo"/>
    <w:uiPriority w:val="99"/>
    <w:semiHidden/>
    <w:unhideWhenUsed/>
    <w:rsid w:val="00C413C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6572941">
      <w:bodyDiv w:val="1"/>
      <w:marLeft w:val="0"/>
      <w:marRight w:val="0"/>
      <w:marTop w:val="0"/>
      <w:marBottom w:val="0"/>
      <w:divBdr>
        <w:top w:val="none" w:sz="0" w:space="0" w:color="auto"/>
        <w:left w:val="none" w:sz="0" w:space="0" w:color="auto"/>
        <w:bottom w:val="none" w:sz="0" w:space="0" w:color="auto"/>
        <w:right w:val="none" w:sz="0" w:space="0" w:color="auto"/>
      </w:divBdr>
      <w:divsChild>
        <w:div w:id="41752296">
          <w:marLeft w:val="0"/>
          <w:marRight w:val="0"/>
          <w:marTop w:val="0"/>
          <w:marBottom w:val="0"/>
          <w:divBdr>
            <w:top w:val="none" w:sz="0" w:space="0" w:color="auto"/>
            <w:left w:val="none" w:sz="0" w:space="0" w:color="auto"/>
            <w:bottom w:val="none" w:sz="0" w:space="0" w:color="auto"/>
            <w:right w:val="none" w:sz="0" w:space="0" w:color="auto"/>
          </w:divBdr>
        </w:div>
        <w:div w:id="77286932">
          <w:marLeft w:val="0"/>
          <w:marRight w:val="0"/>
          <w:marTop w:val="0"/>
          <w:marBottom w:val="0"/>
          <w:divBdr>
            <w:top w:val="none" w:sz="0" w:space="0" w:color="auto"/>
            <w:left w:val="none" w:sz="0" w:space="0" w:color="auto"/>
            <w:bottom w:val="none" w:sz="0" w:space="0" w:color="auto"/>
            <w:right w:val="none" w:sz="0" w:space="0" w:color="auto"/>
          </w:divBdr>
        </w:div>
        <w:div w:id="152380267">
          <w:marLeft w:val="0"/>
          <w:marRight w:val="0"/>
          <w:marTop w:val="0"/>
          <w:marBottom w:val="0"/>
          <w:divBdr>
            <w:top w:val="none" w:sz="0" w:space="0" w:color="auto"/>
            <w:left w:val="none" w:sz="0" w:space="0" w:color="auto"/>
            <w:bottom w:val="none" w:sz="0" w:space="0" w:color="auto"/>
            <w:right w:val="none" w:sz="0" w:space="0" w:color="auto"/>
          </w:divBdr>
        </w:div>
        <w:div w:id="175577149">
          <w:marLeft w:val="0"/>
          <w:marRight w:val="0"/>
          <w:marTop w:val="0"/>
          <w:marBottom w:val="0"/>
          <w:divBdr>
            <w:top w:val="none" w:sz="0" w:space="0" w:color="auto"/>
            <w:left w:val="none" w:sz="0" w:space="0" w:color="auto"/>
            <w:bottom w:val="none" w:sz="0" w:space="0" w:color="auto"/>
            <w:right w:val="none" w:sz="0" w:space="0" w:color="auto"/>
          </w:divBdr>
        </w:div>
        <w:div w:id="295263222">
          <w:marLeft w:val="0"/>
          <w:marRight w:val="0"/>
          <w:marTop w:val="0"/>
          <w:marBottom w:val="0"/>
          <w:divBdr>
            <w:top w:val="none" w:sz="0" w:space="0" w:color="auto"/>
            <w:left w:val="none" w:sz="0" w:space="0" w:color="auto"/>
            <w:bottom w:val="none" w:sz="0" w:space="0" w:color="auto"/>
            <w:right w:val="none" w:sz="0" w:space="0" w:color="auto"/>
          </w:divBdr>
        </w:div>
        <w:div w:id="296225930">
          <w:marLeft w:val="0"/>
          <w:marRight w:val="0"/>
          <w:marTop w:val="0"/>
          <w:marBottom w:val="0"/>
          <w:divBdr>
            <w:top w:val="none" w:sz="0" w:space="0" w:color="auto"/>
            <w:left w:val="none" w:sz="0" w:space="0" w:color="auto"/>
            <w:bottom w:val="none" w:sz="0" w:space="0" w:color="auto"/>
            <w:right w:val="none" w:sz="0" w:space="0" w:color="auto"/>
          </w:divBdr>
        </w:div>
        <w:div w:id="372048447">
          <w:marLeft w:val="0"/>
          <w:marRight w:val="0"/>
          <w:marTop w:val="0"/>
          <w:marBottom w:val="0"/>
          <w:divBdr>
            <w:top w:val="none" w:sz="0" w:space="0" w:color="auto"/>
            <w:left w:val="none" w:sz="0" w:space="0" w:color="auto"/>
            <w:bottom w:val="none" w:sz="0" w:space="0" w:color="auto"/>
            <w:right w:val="none" w:sz="0" w:space="0" w:color="auto"/>
          </w:divBdr>
        </w:div>
        <w:div w:id="435030047">
          <w:marLeft w:val="0"/>
          <w:marRight w:val="0"/>
          <w:marTop w:val="0"/>
          <w:marBottom w:val="0"/>
          <w:divBdr>
            <w:top w:val="none" w:sz="0" w:space="0" w:color="auto"/>
            <w:left w:val="none" w:sz="0" w:space="0" w:color="auto"/>
            <w:bottom w:val="none" w:sz="0" w:space="0" w:color="auto"/>
            <w:right w:val="none" w:sz="0" w:space="0" w:color="auto"/>
          </w:divBdr>
        </w:div>
        <w:div w:id="484013036">
          <w:marLeft w:val="0"/>
          <w:marRight w:val="0"/>
          <w:marTop w:val="0"/>
          <w:marBottom w:val="0"/>
          <w:divBdr>
            <w:top w:val="none" w:sz="0" w:space="0" w:color="auto"/>
            <w:left w:val="none" w:sz="0" w:space="0" w:color="auto"/>
            <w:bottom w:val="none" w:sz="0" w:space="0" w:color="auto"/>
            <w:right w:val="none" w:sz="0" w:space="0" w:color="auto"/>
          </w:divBdr>
        </w:div>
        <w:div w:id="495656754">
          <w:marLeft w:val="0"/>
          <w:marRight w:val="0"/>
          <w:marTop w:val="0"/>
          <w:marBottom w:val="0"/>
          <w:divBdr>
            <w:top w:val="none" w:sz="0" w:space="0" w:color="auto"/>
            <w:left w:val="none" w:sz="0" w:space="0" w:color="auto"/>
            <w:bottom w:val="none" w:sz="0" w:space="0" w:color="auto"/>
            <w:right w:val="none" w:sz="0" w:space="0" w:color="auto"/>
          </w:divBdr>
        </w:div>
        <w:div w:id="556009267">
          <w:marLeft w:val="0"/>
          <w:marRight w:val="0"/>
          <w:marTop w:val="0"/>
          <w:marBottom w:val="0"/>
          <w:divBdr>
            <w:top w:val="none" w:sz="0" w:space="0" w:color="auto"/>
            <w:left w:val="none" w:sz="0" w:space="0" w:color="auto"/>
            <w:bottom w:val="none" w:sz="0" w:space="0" w:color="auto"/>
            <w:right w:val="none" w:sz="0" w:space="0" w:color="auto"/>
          </w:divBdr>
        </w:div>
        <w:div w:id="655033563">
          <w:marLeft w:val="0"/>
          <w:marRight w:val="0"/>
          <w:marTop w:val="0"/>
          <w:marBottom w:val="0"/>
          <w:divBdr>
            <w:top w:val="none" w:sz="0" w:space="0" w:color="auto"/>
            <w:left w:val="none" w:sz="0" w:space="0" w:color="auto"/>
            <w:bottom w:val="none" w:sz="0" w:space="0" w:color="auto"/>
            <w:right w:val="none" w:sz="0" w:space="0" w:color="auto"/>
          </w:divBdr>
        </w:div>
        <w:div w:id="665979641">
          <w:marLeft w:val="0"/>
          <w:marRight w:val="0"/>
          <w:marTop w:val="0"/>
          <w:marBottom w:val="0"/>
          <w:divBdr>
            <w:top w:val="none" w:sz="0" w:space="0" w:color="auto"/>
            <w:left w:val="none" w:sz="0" w:space="0" w:color="auto"/>
            <w:bottom w:val="none" w:sz="0" w:space="0" w:color="auto"/>
            <w:right w:val="none" w:sz="0" w:space="0" w:color="auto"/>
          </w:divBdr>
        </w:div>
        <w:div w:id="681200605">
          <w:marLeft w:val="0"/>
          <w:marRight w:val="0"/>
          <w:marTop w:val="0"/>
          <w:marBottom w:val="0"/>
          <w:divBdr>
            <w:top w:val="none" w:sz="0" w:space="0" w:color="auto"/>
            <w:left w:val="none" w:sz="0" w:space="0" w:color="auto"/>
            <w:bottom w:val="none" w:sz="0" w:space="0" w:color="auto"/>
            <w:right w:val="none" w:sz="0" w:space="0" w:color="auto"/>
          </w:divBdr>
        </w:div>
        <w:div w:id="961811977">
          <w:marLeft w:val="0"/>
          <w:marRight w:val="0"/>
          <w:marTop w:val="0"/>
          <w:marBottom w:val="0"/>
          <w:divBdr>
            <w:top w:val="none" w:sz="0" w:space="0" w:color="auto"/>
            <w:left w:val="none" w:sz="0" w:space="0" w:color="auto"/>
            <w:bottom w:val="none" w:sz="0" w:space="0" w:color="auto"/>
            <w:right w:val="none" w:sz="0" w:space="0" w:color="auto"/>
          </w:divBdr>
        </w:div>
        <w:div w:id="971716697">
          <w:marLeft w:val="0"/>
          <w:marRight w:val="0"/>
          <w:marTop w:val="0"/>
          <w:marBottom w:val="0"/>
          <w:divBdr>
            <w:top w:val="none" w:sz="0" w:space="0" w:color="auto"/>
            <w:left w:val="none" w:sz="0" w:space="0" w:color="auto"/>
            <w:bottom w:val="none" w:sz="0" w:space="0" w:color="auto"/>
            <w:right w:val="none" w:sz="0" w:space="0" w:color="auto"/>
          </w:divBdr>
        </w:div>
        <w:div w:id="1167549384">
          <w:marLeft w:val="0"/>
          <w:marRight w:val="0"/>
          <w:marTop w:val="0"/>
          <w:marBottom w:val="0"/>
          <w:divBdr>
            <w:top w:val="none" w:sz="0" w:space="0" w:color="auto"/>
            <w:left w:val="none" w:sz="0" w:space="0" w:color="auto"/>
            <w:bottom w:val="none" w:sz="0" w:space="0" w:color="auto"/>
            <w:right w:val="none" w:sz="0" w:space="0" w:color="auto"/>
          </w:divBdr>
        </w:div>
        <w:div w:id="1239361210">
          <w:marLeft w:val="0"/>
          <w:marRight w:val="0"/>
          <w:marTop w:val="0"/>
          <w:marBottom w:val="0"/>
          <w:divBdr>
            <w:top w:val="none" w:sz="0" w:space="0" w:color="auto"/>
            <w:left w:val="none" w:sz="0" w:space="0" w:color="auto"/>
            <w:bottom w:val="none" w:sz="0" w:space="0" w:color="auto"/>
            <w:right w:val="none" w:sz="0" w:space="0" w:color="auto"/>
          </w:divBdr>
        </w:div>
        <w:div w:id="1293712795">
          <w:marLeft w:val="0"/>
          <w:marRight w:val="0"/>
          <w:marTop w:val="0"/>
          <w:marBottom w:val="0"/>
          <w:divBdr>
            <w:top w:val="none" w:sz="0" w:space="0" w:color="auto"/>
            <w:left w:val="none" w:sz="0" w:space="0" w:color="auto"/>
            <w:bottom w:val="none" w:sz="0" w:space="0" w:color="auto"/>
            <w:right w:val="none" w:sz="0" w:space="0" w:color="auto"/>
          </w:divBdr>
        </w:div>
        <w:div w:id="1348873203">
          <w:marLeft w:val="0"/>
          <w:marRight w:val="0"/>
          <w:marTop w:val="0"/>
          <w:marBottom w:val="0"/>
          <w:divBdr>
            <w:top w:val="none" w:sz="0" w:space="0" w:color="auto"/>
            <w:left w:val="none" w:sz="0" w:space="0" w:color="auto"/>
            <w:bottom w:val="none" w:sz="0" w:space="0" w:color="auto"/>
            <w:right w:val="none" w:sz="0" w:space="0" w:color="auto"/>
          </w:divBdr>
        </w:div>
        <w:div w:id="1396394239">
          <w:marLeft w:val="0"/>
          <w:marRight w:val="0"/>
          <w:marTop w:val="0"/>
          <w:marBottom w:val="0"/>
          <w:divBdr>
            <w:top w:val="none" w:sz="0" w:space="0" w:color="auto"/>
            <w:left w:val="none" w:sz="0" w:space="0" w:color="auto"/>
            <w:bottom w:val="none" w:sz="0" w:space="0" w:color="auto"/>
            <w:right w:val="none" w:sz="0" w:space="0" w:color="auto"/>
          </w:divBdr>
        </w:div>
        <w:div w:id="1398938954">
          <w:marLeft w:val="0"/>
          <w:marRight w:val="0"/>
          <w:marTop w:val="0"/>
          <w:marBottom w:val="0"/>
          <w:divBdr>
            <w:top w:val="none" w:sz="0" w:space="0" w:color="auto"/>
            <w:left w:val="none" w:sz="0" w:space="0" w:color="auto"/>
            <w:bottom w:val="none" w:sz="0" w:space="0" w:color="auto"/>
            <w:right w:val="none" w:sz="0" w:space="0" w:color="auto"/>
          </w:divBdr>
        </w:div>
        <w:div w:id="1399749985">
          <w:marLeft w:val="0"/>
          <w:marRight w:val="0"/>
          <w:marTop w:val="0"/>
          <w:marBottom w:val="0"/>
          <w:divBdr>
            <w:top w:val="none" w:sz="0" w:space="0" w:color="auto"/>
            <w:left w:val="none" w:sz="0" w:space="0" w:color="auto"/>
            <w:bottom w:val="none" w:sz="0" w:space="0" w:color="auto"/>
            <w:right w:val="none" w:sz="0" w:space="0" w:color="auto"/>
          </w:divBdr>
        </w:div>
        <w:div w:id="1473980021">
          <w:marLeft w:val="0"/>
          <w:marRight w:val="0"/>
          <w:marTop w:val="0"/>
          <w:marBottom w:val="0"/>
          <w:divBdr>
            <w:top w:val="none" w:sz="0" w:space="0" w:color="auto"/>
            <w:left w:val="none" w:sz="0" w:space="0" w:color="auto"/>
            <w:bottom w:val="none" w:sz="0" w:space="0" w:color="auto"/>
            <w:right w:val="none" w:sz="0" w:space="0" w:color="auto"/>
          </w:divBdr>
        </w:div>
        <w:div w:id="1660619698">
          <w:marLeft w:val="0"/>
          <w:marRight w:val="0"/>
          <w:marTop w:val="0"/>
          <w:marBottom w:val="0"/>
          <w:divBdr>
            <w:top w:val="none" w:sz="0" w:space="0" w:color="auto"/>
            <w:left w:val="none" w:sz="0" w:space="0" w:color="auto"/>
            <w:bottom w:val="none" w:sz="0" w:space="0" w:color="auto"/>
            <w:right w:val="none" w:sz="0" w:space="0" w:color="auto"/>
          </w:divBdr>
        </w:div>
        <w:div w:id="1762919607">
          <w:marLeft w:val="0"/>
          <w:marRight w:val="0"/>
          <w:marTop w:val="0"/>
          <w:marBottom w:val="0"/>
          <w:divBdr>
            <w:top w:val="none" w:sz="0" w:space="0" w:color="auto"/>
            <w:left w:val="none" w:sz="0" w:space="0" w:color="auto"/>
            <w:bottom w:val="none" w:sz="0" w:space="0" w:color="auto"/>
            <w:right w:val="none" w:sz="0" w:space="0" w:color="auto"/>
          </w:divBdr>
        </w:div>
        <w:div w:id="1767070793">
          <w:marLeft w:val="0"/>
          <w:marRight w:val="0"/>
          <w:marTop w:val="0"/>
          <w:marBottom w:val="0"/>
          <w:divBdr>
            <w:top w:val="none" w:sz="0" w:space="0" w:color="auto"/>
            <w:left w:val="none" w:sz="0" w:space="0" w:color="auto"/>
            <w:bottom w:val="none" w:sz="0" w:space="0" w:color="auto"/>
            <w:right w:val="none" w:sz="0" w:space="0" w:color="auto"/>
          </w:divBdr>
        </w:div>
        <w:div w:id="1839495310">
          <w:marLeft w:val="0"/>
          <w:marRight w:val="0"/>
          <w:marTop w:val="0"/>
          <w:marBottom w:val="0"/>
          <w:divBdr>
            <w:top w:val="none" w:sz="0" w:space="0" w:color="auto"/>
            <w:left w:val="none" w:sz="0" w:space="0" w:color="auto"/>
            <w:bottom w:val="none" w:sz="0" w:space="0" w:color="auto"/>
            <w:right w:val="none" w:sz="0" w:space="0" w:color="auto"/>
          </w:divBdr>
        </w:div>
        <w:div w:id="1845121781">
          <w:marLeft w:val="0"/>
          <w:marRight w:val="0"/>
          <w:marTop w:val="0"/>
          <w:marBottom w:val="0"/>
          <w:divBdr>
            <w:top w:val="none" w:sz="0" w:space="0" w:color="auto"/>
            <w:left w:val="none" w:sz="0" w:space="0" w:color="auto"/>
            <w:bottom w:val="none" w:sz="0" w:space="0" w:color="auto"/>
            <w:right w:val="none" w:sz="0" w:space="0" w:color="auto"/>
          </w:divBdr>
        </w:div>
        <w:div w:id="1855336506">
          <w:marLeft w:val="0"/>
          <w:marRight w:val="0"/>
          <w:marTop w:val="0"/>
          <w:marBottom w:val="0"/>
          <w:divBdr>
            <w:top w:val="none" w:sz="0" w:space="0" w:color="auto"/>
            <w:left w:val="none" w:sz="0" w:space="0" w:color="auto"/>
            <w:bottom w:val="none" w:sz="0" w:space="0" w:color="auto"/>
            <w:right w:val="none" w:sz="0" w:space="0" w:color="auto"/>
          </w:divBdr>
        </w:div>
        <w:div w:id="1921523538">
          <w:marLeft w:val="0"/>
          <w:marRight w:val="0"/>
          <w:marTop w:val="0"/>
          <w:marBottom w:val="0"/>
          <w:divBdr>
            <w:top w:val="none" w:sz="0" w:space="0" w:color="auto"/>
            <w:left w:val="none" w:sz="0" w:space="0" w:color="auto"/>
            <w:bottom w:val="none" w:sz="0" w:space="0" w:color="auto"/>
            <w:right w:val="none" w:sz="0" w:space="0" w:color="auto"/>
          </w:divBdr>
        </w:div>
        <w:div w:id="1948385430">
          <w:marLeft w:val="0"/>
          <w:marRight w:val="0"/>
          <w:marTop w:val="0"/>
          <w:marBottom w:val="0"/>
          <w:divBdr>
            <w:top w:val="none" w:sz="0" w:space="0" w:color="auto"/>
            <w:left w:val="none" w:sz="0" w:space="0" w:color="auto"/>
            <w:bottom w:val="none" w:sz="0" w:space="0" w:color="auto"/>
            <w:right w:val="none" w:sz="0" w:space="0" w:color="auto"/>
          </w:divBdr>
        </w:div>
        <w:div w:id="1991980789">
          <w:marLeft w:val="0"/>
          <w:marRight w:val="0"/>
          <w:marTop w:val="0"/>
          <w:marBottom w:val="0"/>
          <w:divBdr>
            <w:top w:val="none" w:sz="0" w:space="0" w:color="auto"/>
            <w:left w:val="none" w:sz="0" w:space="0" w:color="auto"/>
            <w:bottom w:val="none" w:sz="0" w:space="0" w:color="auto"/>
            <w:right w:val="none" w:sz="0" w:space="0" w:color="auto"/>
          </w:divBdr>
        </w:div>
        <w:div w:id="1994407225">
          <w:marLeft w:val="0"/>
          <w:marRight w:val="0"/>
          <w:marTop w:val="0"/>
          <w:marBottom w:val="0"/>
          <w:divBdr>
            <w:top w:val="none" w:sz="0" w:space="0" w:color="auto"/>
            <w:left w:val="none" w:sz="0" w:space="0" w:color="auto"/>
            <w:bottom w:val="none" w:sz="0" w:space="0" w:color="auto"/>
            <w:right w:val="none" w:sz="0" w:space="0" w:color="auto"/>
          </w:divBdr>
        </w:div>
      </w:divsChild>
    </w:div>
    <w:div w:id="1206138675">
      <w:bodyDiv w:val="1"/>
      <w:marLeft w:val="0"/>
      <w:marRight w:val="0"/>
      <w:marTop w:val="0"/>
      <w:marBottom w:val="0"/>
      <w:divBdr>
        <w:top w:val="none" w:sz="0" w:space="0" w:color="auto"/>
        <w:left w:val="none" w:sz="0" w:space="0" w:color="auto"/>
        <w:bottom w:val="none" w:sz="0" w:space="0" w:color="auto"/>
        <w:right w:val="none" w:sz="0" w:space="0" w:color="auto"/>
      </w:divBdr>
      <w:divsChild>
        <w:div w:id="91434514">
          <w:marLeft w:val="0"/>
          <w:marRight w:val="0"/>
          <w:marTop w:val="0"/>
          <w:marBottom w:val="0"/>
          <w:divBdr>
            <w:top w:val="none" w:sz="0" w:space="0" w:color="auto"/>
            <w:left w:val="none" w:sz="0" w:space="0" w:color="auto"/>
            <w:bottom w:val="none" w:sz="0" w:space="0" w:color="auto"/>
            <w:right w:val="none" w:sz="0" w:space="0" w:color="auto"/>
          </w:divBdr>
        </w:div>
        <w:div w:id="129178644">
          <w:marLeft w:val="0"/>
          <w:marRight w:val="0"/>
          <w:marTop w:val="0"/>
          <w:marBottom w:val="0"/>
          <w:divBdr>
            <w:top w:val="none" w:sz="0" w:space="0" w:color="auto"/>
            <w:left w:val="none" w:sz="0" w:space="0" w:color="auto"/>
            <w:bottom w:val="none" w:sz="0" w:space="0" w:color="auto"/>
            <w:right w:val="none" w:sz="0" w:space="0" w:color="auto"/>
          </w:divBdr>
        </w:div>
      </w:divsChild>
    </w:div>
    <w:div w:id="1543130876">
      <w:bodyDiv w:val="1"/>
      <w:marLeft w:val="0"/>
      <w:marRight w:val="0"/>
      <w:marTop w:val="0"/>
      <w:marBottom w:val="0"/>
      <w:divBdr>
        <w:top w:val="none" w:sz="0" w:space="0" w:color="auto"/>
        <w:left w:val="none" w:sz="0" w:space="0" w:color="auto"/>
        <w:bottom w:val="none" w:sz="0" w:space="0" w:color="auto"/>
        <w:right w:val="none" w:sz="0" w:space="0" w:color="auto"/>
      </w:divBdr>
      <w:divsChild>
        <w:div w:id="1292202138">
          <w:marLeft w:val="0"/>
          <w:marRight w:val="0"/>
          <w:marTop w:val="0"/>
          <w:marBottom w:val="0"/>
          <w:divBdr>
            <w:top w:val="none" w:sz="0" w:space="0" w:color="auto"/>
            <w:left w:val="none" w:sz="0" w:space="0" w:color="auto"/>
            <w:bottom w:val="none" w:sz="0" w:space="0" w:color="auto"/>
            <w:right w:val="none" w:sz="0" w:space="0" w:color="auto"/>
          </w:divBdr>
        </w:div>
        <w:div w:id="1649944751">
          <w:marLeft w:val="0"/>
          <w:marRight w:val="0"/>
          <w:marTop w:val="0"/>
          <w:marBottom w:val="0"/>
          <w:divBdr>
            <w:top w:val="none" w:sz="0" w:space="0" w:color="auto"/>
            <w:left w:val="none" w:sz="0" w:space="0" w:color="auto"/>
            <w:bottom w:val="none" w:sz="0" w:space="0" w:color="auto"/>
            <w:right w:val="none" w:sz="0" w:space="0" w:color="auto"/>
          </w:divBdr>
        </w:div>
      </w:divsChild>
    </w:div>
    <w:div w:id="1761441796">
      <w:bodyDiv w:val="1"/>
      <w:marLeft w:val="0"/>
      <w:marRight w:val="0"/>
      <w:marTop w:val="0"/>
      <w:marBottom w:val="0"/>
      <w:divBdr>
        <w:top w:val="none" w:sz="0" w:space="0" w:color="auto"/>
        <w:left w:val="none" w:sz="0" w:space="0" w:color="auto"/>
        <w:bottom w:val="none" w:sz="0" w:space="0" w:color="auto"/>
        <w:right w:val="none" w:sz="0" w:space="0" w:color="auto"/>
      </w:divBdr>
      <w:divsChild>
        <w:div w:id="134638856">
          <w:marLeft w:val="0"/>
          <w:marRight w:val="0"/>
          <w:marTop w:val="0"/>
          <w:marBottom w:val="0"/>
          <w:divBdr>
            <w:top w:val="none" w:sz="0" w:space="0" w:color="auto"/>
            <w:left w:val="none" w:sz="0" w:space="0" w:color="auto"/>
            <w:bottom w:val="none" w:sz="0" w:space="0" w:color="auto"/>
            <w:right w:val="none" w:sz="0" w:space="0" w:color="auto"/>
          </w:divBdr>
        </w:div>
        <w:div w:id="1000305578">
          <w:marLeft w:val="0"/>
          <w:marRight w:val="0"/>
          <w:marTop w:val="0"/>
          <w:marBottom w:val="0"/>
          <w:divBdr>
            <w:top w:val="none" w:sz="0" w:space="0" w:color="auto"/>
            <w:left w:val="none" w:sz="0" w:space="0" w:color="auto"/>
            <w:bottom w:val="none" w:sz="0" w:space="0" w:color="auto"/>
            <w:right w:val="none" w:sz="0" w:space="0" w:color="auto"/>
          </w:divBdr>
        </w:div>
        <w:div w:id="1287472759">
          <w:marLeft w:val="0"/>
          <w:marRight w:val="0"/>
          <w:marTop w:val="0"/>
          <w:marBottom w:val="0"/>
          <w:divBdr>
            <w:top w:val="none" w:sz="0" w:space="0" w:color="auto"/>
            <w:left w:val="none" w:sz="0" w:space="0" w:color="auto"/>
            <w:bottom w:val="none" w:sz="0" w:space="0" w:color="auto"/>
            <w:right w:val="none" w:sz="0" w:space="0" w:color="auto"/>
          </w:divBdr>
        </w:div>
        <w:div w:id="1763143853">
          <w:marLeft w:val="0"/>
          <w:marRight w:val="0"/>
          <w:marTop w:val="0"/>
          <w:marBottom w:val="0"/>
          <w:divBdr>
            <w:top w:val="none" w:sz="0" w:space="0" w:color="auto"/>
            <w:left w:val="none" w:sz="0" w:space="0" w:color="auto"/>
            <w:bottom w:val="none" w:sz="0" w:space="0" w:color="auto"/>
            <w:right w:val="none" w:sz="0" w:space="0" w:color="auto"/>
          </w:divBdr>
        </w:div>
        <w:div w:id="1787695350">
          <w:marLeft w:val="0"/>
          <w:marRight w:val="0"/>
          <w:marTop w:val="0"/>
          <w:marBottom w:val="0"/>
          <w:divBdr>
            <w:top w:val="none" w:sz="0" w:space="0" w:color="auto"/>
            <w:left w:val="none" w:sz="0" w:space="0" w:color="auto"/>
            <w:bottom w:val="none" w:sz="0" w:space="0" w:color="auto"/>
            <w:right w:val="none" w:sz="0" w:space="0" w:color="auto"/>
          </w:divBdr>
        </w:div>
        <w:div w:id="2026517941">
          <w:marLeft w:val="0"/>
          <w:marRight w:val="0"/>
          <w:marTop w:val="0"/>
          <w:marBottom w:val="0"/>
          <w:divBdr>
            <w:top w:val="none" w:sz="0" w:space="0" w:color="auto"/>
            <w:left w:val="none" w:sz="0" w:space="0" w:color="auto"/>
            <w:bottom w:val="none" w:sz="0" w:space="0" w:color="auto"/>
            <w:right w:val="none" w:sz="0" w:space="0" w:color="auto"/>
          </w:divBdr>
        </w:div>
        <w:div w:id="2097096356">
          <w:marLeft w:val="0"/>
          <w:marRight w:val="0"/>
          <w:marTop w:val="0"/>
          <w:marBottom w:val="0"/>
          <w:divBdr>
            <w:top w:val="none" w:sz="0" w:space="0" w:color="auto"/>
            <w:left w:val="none" w:sz="0" w:space="0" w:color="auto"/>
            <w:bottom w:val="none" w:sz="0" w:space="0" w:color="auto"/>
            <w:right w:val="none" w:sz="0" w:space="0" w:color="auto"/>
          </w:divBdr>
        </w:div>
      </w:divsChild>
    </w:div>
    <w:div w:id="1830948953">
      <w:bodyDiv w:val="1"/>
      <w:marLeft w:val="0"/>
      <w:marRight w:val="0"/>
      <w:marTop w:val="0"/>
      <w:marBottom w:val="0"/>
      <w:divBdr>
        <w:top w:val="none" w:sz="0" w:space="0" w:color="auto"/>
        <w:left w:val="none" w:sz="0" w:space="0" w:color="auto"/>
        <w:bottom w:val="none" w:sz="0" w:space="0" w:color="auto"/>
        <w:right w:val="none" w:sz="0" w:space="0" w:color="auto"/>
      </w:divBdr>
      <w:divsChild>
        <w:div w:id="659770132">
          <w:marLeft w:val="0"/>
          <w:marRight w:val="0"/>
          <w:marTop w:val="0"/>
          <w:marBottom w:val="0"/>
          <w:divBdr>
            <w:top w:val="none" w:sz="0" w:space="0" w:color="auto"/>
            <w:left w:val="none" w:sz="0" w:space="0" w:color="auto"/>
            <w:bottom w:val="none" w:sz="0" w:space="0" w:color="auto"/>
            <w:right w:val="none" w:sz="0" w:space="0" w:color="auto"/>
          </w:divBdr>
        </w:div>
        <w:div w:id="1569657683">
          <w:marLeft w:val="0"/>
          <w:marRight w:val="0"/>
          <w:marTop w:val="0"/>
          <w:marBottom w:val="0"/>
          <w:divBdr>
            <w:top w:val="none" w:sz="0" w:space="0" w:color="auto"/>
            <w:left w:val="none" w:sz="0" w:space="0" w:color="auto"/>
            <w:bottom w:val="none" w:sz="0" w:space="0" w:color="auto"/>
            <w:right w:val="none" w:sz="0" w:space="0" w:color="auto"/>
          </w:divBdr>
        </w:div>
      </w:divsChild>
    </w:div>
    <w:div w:id="2003120996">
      <w:bodyDiv w:val="1"/>
      <w:marLeft w:val="0"/>
      <w:marRight w:val="0"/>
      <w:marTop w:val="0"/>
      <w:marBottom w:val="0"/>
      <w:divBdr>
        <w:top w:val="none" w:sz="0" w:space="0" w:color="auto"/>
        <w:left w:val="none" w:sz="0" w:space="0" w:color="auto"/>
        <w:bottom w:val="none" w:sz="0" w:space="0" w:color="auto"/>
        <w:right w:val="none" w:sz="0" w:space="0" w:color="auto"/>
      </w:divBdr>
      <w:divsChild>
        <w:div w:id="690499594">
          <w:marLeft w:val="0"/>
          <w:marRight w:val="0"/>
          <w:marTop w:val="0"/>
          <w:marBottom w:val="0"/>
          <w:divBdr>
            <w:top w:val="none" w:sz="0" w:space="0" w:color="auto"/>
            <w:left w:val="none" w:sz="0" w:space="0" w:color="auto"/>
            <w:bottom w:val="none" w:sz="0" w:space="0" w:color="auto"/>
            <w:right w:val="none" w:sz="0" w:space="0" w:color="auto"/>
          </w:divBdr>
        </w:div>
        <w:div w:id="177007932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yperlink" Target="uc2022229354@student.uc.pt"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henriquecura@student.dei.uc.pt" TargetMode="External"/><Relationship Id="rId17" Type="http://schemas.openxmlformats.org/officeDocument/2006/relationships/image" Target="media/image5.jpeg"/><Relationship Id="rId2" Type="http://schemas.openxmlformats.org/officeDocument/2006/relationships/numbering" Target="numbering.xml"/><Relationship Id="rId16" Type="http://schemas.openxmlformats.org/officeDocument/2006/relationships/image" Target="media/image4.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image" Target="media/image3.jpeg"/><Relationship Id="rId10" Type="http://schemas.openxmlformats.org/officeDocument/2006/relationships/hyperlink" Target="uc2022229354@student.uc.pt" TargetMode="External"/><Relationship Id="rId19" Type="http://schemas.microsoft.com/office/2011/relationships/people" Target="people.xml"/><Relationship Id="rId4" Type="http://schemas.openxmlformats.org/officeDocument/2006/relationships/settings" Target="settings.xml"/><Relationship Id="rId9" Type="http://schemas.openxmlformats.org/officeDocument/2006/relationships/hyperlink" Target="mailto:henriquecura@student.dei.uc.pt" TargetMode="External"/><Relationship Id="rId14" Type="http://schemas.openxmlformats.org/officeDocument/2006/relationships/hyperlink" Target="https://e-redes.opendatasoft.com/pages/homepag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CE10A-416D-458B-AB12-C37021F939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3646</TotalTime>
  <Pages>5</Pages>
  <Words>3364</Words>
  <Characters>18167</Characters>
  <Application>Microsoft Office Word</Application>
  <DocSecurity>0</DocSecurity>
  <Lines>151</Lines>
  <Paragraphs>42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21489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Ricardo Pina Castelo Branco</cp:lastModifiedBy>
  <cp:revision>107</cp:revision>
  <dcterms:created xsi:type="dcterms:W3CDTF">2023-12-09T08:11:00Z</dcterms:created>
  <dcterms:modified xsi:type="dcterms:W3CDTF">2026-05-17T14:02:00Z</dcterms:modified>
</cp:coreProperties>
</file>